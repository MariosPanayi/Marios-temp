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E17888" w14:textId="77777777" w:rsidR="00E75FBF" w:rsidRPr="00FB0BE9" w:rsidRDefault="00E75FBF" w:rsidP="00E75FBF">
      <w:pPr>
        <w:jc w:val="center"/>
        <w:rPr>
          <w:rFonts w:ascii="Times New Roman" w:eastAsia="Calibri" w:hAnsi="Times New Roman" w:cs="Times New Roman"/>
          <w:b/>
          <w:bCs/>
          <w:sz w:val="24"/>
          <w:szCs w:val="24"/>
          <w:lang w:val="en-GB"/>
        </w:rPr>
      </w:pPr>
      <w:r w:rsidRPr="00FB0BE9">
        <w:rPr>
          <w:rFonts w:ascii="Times New Roman" w:eastAsia="Calibri" w:hAnsi="Times New Roman" w:cs="Times New Roman"/>
          <w:b/>
          <w:bCs/>
          <w:sz w:val="28"/>
          <w:szCs w:val="28"/>
          <w:lang w:val="en-GB"/>
        </w:rPr>
        <w:t>Supplementary Figures</w:t>
      </w:r>
    </w:p>
    <w:p w14:paraId="13DA012E" w14:textId="77777777" w:rsidR="00E75FBF" w:rsidRPr="00FB0BE9" w:rsidRDefault="00E75FBF" w:rsidP="00E75FBF">
      <w:pPr>
        <w:spacing w:line="480" w:lineRule="auto"/>
        <w:jc w:val="center"/>
        <w:rPr>
          <w:rFonts w:cstheme="minorHAnsi"/>
          <w:b/>
          <w:sz w:val="24"/>
          <w:szCs w:val="24"/>
        </w:rPr>
      </w:pPr>
      <w:r w:rsidRPr="00FB0BE9">
        <w:rPr>
          <w:rFonts w:cstheme="minorHAnsi"/>
          <w:noProof/>
          <w:sz w:val="24"/>
          <w:szCs w:val="24"/>
        </w:rPr>
        <w:drawing>
          <wp:inline distT="0" distB="0" distL="0" distR="0" wp14:anchorId="0794E63E" wp14:editId="7651851A">
            <wp:extent cx="2812415" cy="6677025"/>
            <wp:effectExtent l="0" t="0" r="698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812415" cy="6677025"/>
                    </a:xfrm>
                    <a:prstGeom prst="rect">
                      <a:avLst/>
                    </a:prstGeom>
                    <a:noFill/>
                    <a:ln>
                      <a:noFill/>
                    </a:ln>
                  </pic:spPr>
                </pic:pic>
              </a:graphicData>
            </a:graphic>
          </wp:inline>
        </w:drawing>
      </w:r>
    </w:p>
    <w:p w14:paraId="2D6BFA49" w14:textId="77777777" w:rsidR="00E75FBF" w:rsidRPr="00FB0BE9" w:rsidRDefault="00E75FBF" w:rsidP="00E75FBF">
      <w:pPr>
        <w:spacing w:line="480" w:lineRule="auto"/>
        <w:rPr>
          <w:rFonts w:cstheme="minorHAnsi"/>
          <w:b/>
          <w:sz w:val="24"/>
          <w:szCs w:val="24"/>
        </w:rPr>
      </w:pPr>
      <w:r w:rsidRPr="00FB0BE9">
        <w:rPr>
          <w:rFonts w:cstheme="minorHAnsi"/>
          <w:b/>
          <w:sz w:val="24"/>
          <w:szCs w:val="24"/>
        </w:rPr>
        <w:t>Figure 1-figure supplement 1.</w:t>
      </w:r>
      <w:r w:rsidRPr="00FB0BE9">
        <w:rPr>
          <w:rFonts w:cstheme="minorHAnsi"/>
          <w:sz w:val="24"/>
          <w:szCs w:val="24"/>
        </w:rPr>
        <w:t xml:space="preserve"> Photomicrograph of representative OFC lesion damage (top) in the sham (left) and lesion (right) groups. Coronal slice located approximately +4.20 mm anterior to bregma. Semi-transparent grey patches (bottom) represent lesion damage in each subject, </w:t>
      </w:r>
      <w:r w:rsidRPr="00FB0BE9">
        <w:rPr>
          <w:rFonts w:cstheme="minorHAnsi"/>
          <w:sz w:val="24"/>
          <w:szCs w:val="24"/>
        </w:rPr>
        <w:lastRenderedPageBreak/>
        <w:t>and darker areas represent overlapping damage across multiple subjects. Coronal sections are identified in mm relative to bregma (Paxinos and Watson, 1997).</w:t>
      </w:r>
    </w:p>
    <w:p w14:paraId="226D7B51" w14:textId="77777777" w:rsidR="00E75FBF" w:rsidRPr="00FB0BE9" w:rsidRDefault="00E75FBF" w:rsidP="00E75FBF">
      <w:pPr>
        <w:spacing w:line="480" w:lineRule="auto"/>
        <w:rPr>
          <w:rFonts w:cstheme="minorHAnsi"/>
          <w:b/>
          <w:sz w:val="24"/>
          <w:szCs w:val="24"/>
        </w:rPr>
      </w:pPr>
      <w:r w:rsidRPr="00FB0BE9">
        <w:rPr>
          <w:rFonts w:cstheme="minorHAnsi"/>
          <w:b/>
          <w:sz w:val="24"/>
          <w:szCs w:val="24"/>
        </w:rPr>
        <w:br w:type="page"/>
      </w:r>
    </w:p>
    <w:p w14:paraId="5D20A020" w14:textId="77777777" w:rsidR="00E75FBF" w:rsidRPr="00FB0BE9" w:rsidRDefault="00E75FBF" w:rsidP="00E75FBF">
      <w:pPr>
        <w:spacing w:line="480" w:lineRule="auto"/>
        <w:jc w:val="center"/>
        <w:rPr>
          <w:rFonts w:cstheme="minorHAnsi"/>
          <w:b/>
          <w:sz w:val="24"/>
          <w:szCs w:val="24"/>
        </w:rPr>
      </w:pPr>
      <w:r w:rsidRPr="00FB0BE9">
        <w:rPr>
          <w:rFonts w:cstheme="minorHAnsi"/>
          <w:b/>
          <w:noProof/>
          <w:sz w:val="24"/>
          <w:szCs w:val="24"/>
        </w:rPr>
        <w:lastRenderedPageBreak/>
        <w:drawing>
          <wp:inline distT="0" distB="0" distL="0" distR="0" wp14:anchorId="306C3992" wp14:editId="42E96B15">
            <wp:extent cx="2519045" cy="2880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19045" cy="2880995"/>
                    </a:xfrm>
                    <a:prstGeom prst="rect">
                      <a:avLst/>
                    </a:prstGeom>
                    <a:noFill/>
                    <a:ln>
                      <a:noFill/>
                    </a:ln>
                  </pic:spPr>
                </pic:pic>
              </a:graphicData>
            </a:graphic>
          </wp:inline>
        </w:drawing>
      </w:r>
    </w:p>
    <w:p w14:paraId="47ABD353" w14:textId="77777777" w:rsidR="00E75FBF" w:rsidRPr="00FB0BE9" w:rsidRDefault="00E75FBF" w:rsidP="00E75FBF">
      <w:pPr>
        <w:spacing w:line="480" w:lineRule="auto"/>
        <w:rPr>
          <w:rFonts w:cstheme="minorHAnsi"/>
          <w:sz w:val="24"/>
          <w:szCs w:val="24"/>
        </w:rPr>
      </w:pPr>
      <w:r w:rsidRPr="00FB0BE9">
        <w:rPr>
          <w:rFonts w:cstheme="minorHAnsi"/>
          <w:b/>
          <w:sz w:val="24"/>
          <w:szCs w:val="24"/>
        </w:rPr>
        <w:t>Figure 1-figure supplement 2.</w:t>
      </w:r>
      <w:r w:rsidRPr="00FB0BE9">
        <w:rPr>
          <w:rFonts w:cstheme="minorHAnsi"/>
          <w:sz w:val="24"/>
          <w:szCs w:val="24"/>
        </w:rPr>
        <w:t xml:space="preserve"> Responding on each trial within-session is presented following a general satiety manipulation (session average presented in Figure 1B). Conditioned responding was not significantly different between the lesion and sham group, and this is evident on trial 1 prior to contact with the reward (</w:t>
      </w:r>
      <m:oMath>
        <m:r>
          <w:rPr>
            <w:rFonts w:ascii="Cambria Math" w:hAnsi="Cambria Math" w:cstheme="minorHAnsi"/>
            <w:sz w:val="24"/>
            <w:szCs w:val="24"/>
          </w:rPr>
          <m:t>t(13)=1.04</m:t>
        </m:r>
      </m:oMath>
      <w:r w:rsidRPr="00FB0BE9">
        <w:rPr>
          <w:rFonts w:cstheme="minorHAnsi"/>
          <w:sz w:val="24"/>
          <w:szCs w:val="24"/>
        </w:rPr>
        <w:t xml:space="preserve">, </w:t>
      </w:r>
      <m:oMath>
        <m:r>
          <w:rPr>
            <w:rFonts w:ascii="Cambria Math" w:hAnsi="Cambria Math" w:cstheme="minorHAnsi"/>
            <w:sz w:val="24"/>
            <w:szCs w:val="24"/>
          </w:rPr>
          <m:t>p=.317</m:t>
        </m:r>
      </m:oMath>
      <w:r w:rsidRPr="00FB0BE9">
        <w:rPr>
          <w:rFonts w:cstheme="minorHAnsi"/>
          <w:sz w:val="24"/>
          <w:szCs w:val="24"/>
        </w:rPr>
        <w:t xml:space="preserve">). </w:t>
      </w:r>
      <w:r w:rsidRPr="00FB0BE9">
        <w:rPr>
          <w:rFonts w:cstheme="minorHAnsi"/>
          <w:color w:val="212121"/>
          <w:sz w:val="24"/>
          <w:szCs w:val="24"/>
          <w:shd w:val="clear" w:color="auto" w:fill="FFFFFF"/>
        </w:rPr>
        <w:t>Error bars depict ± SEM.</w:t>
      </w:r>
    </w:p>
    <w:p w14:paraId="25D6FFFB" w14:textId="77777777" w:rsidR="00E75FBF" w:rsidRPr="00FB0BE9" w:rsidRDefault="00E75FBF" w:rsidP="00E75FBF">
      <w:pPr>
        <w:spacing w:line="480" w:lineRule="auto"/>
        <w:rPr>
          <w:rFonts w:cstheme="minorHAnsi"/>
          <w:sz w:val="24"/>
          <w:szCs w:val="24"/>
        </w:rPr>
      </w:pPr>
      <w:r w:rsidRPr="00FB0BE9">
        <w:rPr>
          <w:rFonts w:cstheme="minorHAnsi"/>
          <w:sz w:val="24"/>
          <w:szCs w:val="24"/>
        </w:rPr>
        <w:br w:type="page"/>
      </w:r>
    </w:p>
    <w:p w14:paraId="4426F815" w14:textId="77777777" w:rsidR="00E75FBF" w:rsidRPr="00FB0BE9" w:rsidRDefault="00E75FBF" w:rsidP="00E75FBF">
      <w:pPr>
        <w:spacing w:line="480" w:lineRule="auto"/>
        <w:jc w:val="center"/>
        <w:rPr>
          <w:rFonts w:cstheme="minorHAnsi"/>
          <w:sz w:val="24"/>
          <w:szCs w:val="24"/>
        </w:rPr>
      </w:pPr>
      <w:r w:rsidRPr="00FB0BE9">
        <w:rPr>
          <w:rFonts w:cstheme="minorHAnsi"/>
          <w:noProof/>
          <w:sz w:val="24"/>
          <w:szCs w:val="24"/>
        </w:rPr>
        <w:lastRenderedPageBreak/>
        <w:drawing>
          <wp:inline distT="0" distB="0" distL="0" distR="0" wp14:anchorId="0FBDE4B1" wp14:editId="02FB0889">
            <wp:extent cx="4321810" cy="35972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21810" cy="3597275"/>
                    </a:xfrm>
                    <a:prstGeom prst="rect">
                      <a:avLst/>
                    </a:prstGeom>
                    <a:noFill/>
                    <a:ln>
                      <a:noFill/>
                    </a:ln>
                  </pic:spPr>
                </pic:pic>
              </a:graphicData>
            </a:graphic>
          </wp:inline>
        </w:drawing>
      </w:r>
    </w:p>
    <w:p w14:paraId="26080470" w14:textId="77777777" w:rsidR="00E75FBF" w:rsidRPr="00FB0BE9" w:rsidRDefault="00E75FBF" w:rsidP="00E75FBF">
      <w:pPr>
        <w:pStyle w:val="BodyText"/>
        <w:spacing w:line="480" w:lineRule="auto"/>
        <w:rPr>
          <w:rFonts w:cstheme="minorHAnsi"/>
          <w:color w:val="212121"/>
          <w:shd w:val="clear" w:color="auto" w:fill="FFFFFF"/>
        </w:rPr>
      </w:pPr>
      <w:r w:rsidRPr="00FB0BE9">
        <w:rPr>
          <w:rFonts w:cstheme="minorHAnsi"/>
          <w:b/>
        </w:rPr>
        <w:t>Figure 1-figure supplement 3.</w:t>
      </w:r>
      <w:r w:rsidRPr="00FB0BE9">
        <w:rPr>
          <w:rFonts w:cstheme="minorHAnsi"/>
        </w:rPr>
        <w:t xml:space="preserve"> </w:t>
      </w:r>
      <w:r w:rsidRPr="00FB0BE9">
        <w:rPr>
          <w:rFonts w:eastAsia="Times New Roman" w:cstheme="minorHAnsi"/>
          <w:lang w:val="en-AU" w:eastAsia="en-AU"/>
        </w:rPr>
        <w:t>(</w:t>
      </w:r>
      <w:r w:rsidRPr="00FB0BE9">
        <w:rPr>
          <w:rFonts w:eastAsia="Times New Roman" w:cstheme="minorHAnsi"/>
          <w:b/>
          <w:lang w:val="en-AU" w:eastAsia="en-AU"/>
        </w:rPr>
        <w:t>A</w:t>
      </w:r>
      <w:r w:rsidRPr="00FB0BE9">
        <w:rPr>
          <w:rFonts w:eastAsia="Times New Roman" w:cstheme="minorHAnsi"/>
          <w:lang w:val="en-AU" w:eastAsia="en-AU"/>
        </w:rPr>
        <w:t>) CS-PreCS response levels</w:t>
      </w:r>
      <w:r w:rsidRPr="00FB0BE9">
        <w:rPr>
          <w:rFonts w:cstheme="minorHAnsi"/>
        </w:rPr>
        <w:t xml:space="preserve"> during the acquisition of two novel and distinct cue-outcome pairings. One outcome was designated for subsequent devaluation, and responding is presented separately for the cue that predicts the to-be devalued and non-devalued outcomes.</w:t>
      </w:r>
      <w:r w:rsidRPr="00FB0BE9">
        <w:rPr>
          <w:rFonts w:eastAsia="Times New Roman" w:cstheme="minorHAnsi"/>
          <w:lang w:val="en-AU" w:eastAsia="en-AU"/>
        </w:rPr>
        <w:t xml:space="preserve">While mean response rates suggested elevated responding in the lesion group, this observation was not supported statistically </w:t>
      </w:r>
      <w:r w:rsidRPr="00FB0BE9">
        <w:rPr>
          <w:rFonts w:cstheme="minorHAnsi"/>
        </w:rPr>
        <w:t xml:space="preserve">(main effect of Block </w:t>
      </w:r>
      <m:oMath>
        <m:r>
          <w:rPr>
            <w:rFonts w:ascii="Cambria Math" w:hAnsi="Cambria Math" w:cstheme="minorHAnsi"/>
          </w:rPr>
          <m:t>F(6,66)=3.96</m:t>
        </m:r>
      </m:oMath>
      <w:r w:rsidRPr="00FB0BE9">
        <w:rPr>
          <w:rFonts w:cstheme="minorHAnsi"/>
        </w:rPr>
        <w:t xml:space="preserve">, </w:t>
      </w:r>
      <m:oMath>
        <m:r>
          <w:rPr>
            <w:rFonts w:ascii="Cambria Math" w:hAnsi="Cambria Math" w:cstheme="minorHAnsi"/>
          </w:rPr>
          <m:t>p=.002</m:t>
        </m:r>
      </m:oMath>
      <w:r w:rsidRPr="00FB0BE9">
        <w:rPr>
          <w:rFonts w:cstheme="minorHAnsi"/>
        </w:rPr>
        <w:t xml:space="preserve">, all remaining effects </w:t>
      </w:r>
      <w:r w:rsidRPr="00FB0BE9">
        <w:rPr>
          <w:rFonts w:cstheme="minorHAnsi"/>
          <w:i/>
        </w:rPr>
        <w:t>F</w:t>
      </w:r>
      <w:r w:rsidRPr="00FB0BE9">
        <w:rPr>
          <w:rFonts w:cstheme="minorHAnsi"/>
        </w:rPr>
        <w:t xml:space="preserve"> &lt; 0.98, </w:t>
      </w:r>
      <w:r w:rsidRPr="00FB0BE9">
        <w:rPr>
          <w:rFonts w:cstheme="minorHAnsi"/>
          <w:i/>
        </w:rPr>
        <w:t>p</w:t>
      </w:r>
      <w:r w:rsidRPr="00FB0BE9">
        <w:rPr>
          <w:rFonts w:cstheme="minorHAnsi"/>
        </w:rPr>
        <w:t xml:space="preserve"> &gt; .343).</w:t>
      </w:r>
      <w:r w:rsidRPr="00FB0BE9">
        <w:rPr>
          <w:rFonts w:eastAsia="Times New Roman" w:cstheme="minorHAnsi"/>
          <w:lang w:val="en-AU" w:eastAsia="en-AU"/>
        </w:rPr>
        <w:t xml:space="preserve"> It is likely that the elevated responding in the lesion group did not reach significance due to the reduced number of subjects in the lesion group. (</w:t>
      </w:r>
      <w:r w:rsidRPr="00FB0BE9">
        <w:rPr>
          <w:rFonts w:eastAsia="Times New Roman" w:cstheme="minorHAnsi"/>
          <w:b/>
          <w:lang w:val="en-AU" w:eastAsia="en-AU"/>
        </w:rPr>
        <w:t>B</w:t>
      </w:r>
      <w:r w:rsidRPr="00FB0BE9">
        <w:rPr>
          <w:rFonts w:eastAsia="Times New Roman" w:cstheme="minorHAnsi"/>
          <w:lang w:val="en-AU" w:eastAsia="en-AU"/>
        </w:rPr>
        <w:t xml:space="preserve">) Average consumption (g) of the outcome followed immediately followed by an injection of saline or LiCl to establish a selective taste aversion. </w:t>
      </w:r>
      <w:r w:rsidRPr="00FB0BE9">
        <w:rPr>
          <w:rFonts w:cstheme="minorHAnsi"/>
        </w:rPr>
        <w:t xml:space="preserve">All animals acquired a significant taste aversion to the outcome paired with post-consumption LiCl injections (significant Injection x Pairing interaction </w:t>
      </w:r>
      <m:oMath>
        <m:r>
          <w:rPr>
            <w:rFonts w:ascii="Cambria Math" w:hAnsi="Cambria Math" w:cstheme="minorHAnsi"/>
          </w:rPr>
          <m:t>F(1,11)=49.58</m:t>
        </m:r>
      </m:oMath>
      <w:r w:rsidRPr="00FB0BE9">
        <w:rPr>
          <w:rFonts w:cstheme="minorHAnsi"/>
        </w:rPr>
        <w:t xml:space="preserve">, </w:t>
      </w:r>
      <m:oMath>
        <m:r>
          <w:rPr>
            <w:rFonts w:ascii="Cambria Math" w:hAnsi="Cambria Math" w:cstheme="minorHAnsi"/>
          </w:rPr>
          <m:t>p&lt;.001</m:t>
        </m:r>
      </m:oMath>
      <w:r w:rsidRPr="00FB0BE9">
        <w:rPr>
          <w:rFonts w:cstheme="minorHAnsi"/>
        </w:rPr>
        <w:t xml:space="preserve">, all remaining effects </w:t>
      </w:r>
      <w:r w:rsidRPr="00FB0BE9">
        <w:rPr>
          <w:rFonts w:cstheme="minorHAnsi"/>
          <w:i/>
        </w:rPr>
        <w:t>F</w:t>
      </w:r>
      <w:r w:rsidRPr="00FB0BE9">
        <w:rPr>
          <w:rFonts w:cstheme="minorHAnsi"/>
        </w:rPr>
        <w:t xml:space="preserve"> &lt; 2.03, </w:t>
      </w:r>
      <w:r w:rsidRPr="00FB0BE9">
        <w:rPr>
          <w:rFonts w:cstheme="minorHAnsi"/>
          <w:i/>
        </w:rPr>
        <w:t>p</w:t>
      </w:r>
      <w:r w:rsidRPr="00FB0BE9">
        <w:rPr>
          <w:rFonts w:cstheme="minorHAnsi"/>
        </w:rPr>
        <w:t xml:space="preserve"> &gt; .182), which did not significantly differ between lesion groups. Specifically, consumption of the outcome </w:t>
      </w:r>
      <w:r w:rsidRPr="00FB0BE9">
        <w:rPr>
          <w:rFonts w:cstheme="minorHAnsi"/>
        </w:rPr>
        <w:lastRenderedPageBreak/>
        <w:t xml:space="preserve">paired with LiCl significantly decreased between pairing 1 and 2 (LiCl: pairing 1 vs 2 </w:t>
      </w:r>
      <m:oMath>
        <m:r>
          <w:rPr>
            <w:rFonts w:ascii="Cambria Math" w:hAnsi="Cambria Math" w:cstheme="minorHAnsi"/>
          </w:rPr>
          <m:t>t(11)=4.26</m:t>
        </m:r>
      </m:oMath>
      <w:r w:rsidRPr="00FB0BE9">
        <w:rPr>
          <w:rFonts w:cstheme="minorHAnsi"/>
        </w:rPr>
        <w:t xml:space="preserve">, </w:t>
      </w:r>
      <m:oMath>
        <m:r>
          <w:rPr>
            <w:rFonts w:ascii="Cambria Math" w:hAnsi="Cambria Math" w:cstheme="minorHAnsi"/>
          </w:rPr>
          <m:t>p=.001</m:t>
        </m:r>
      </m:oMath>
      <w:r w:rsidRPr="00FB0BE9">
        <w:rPr>
          <w:rFonts w:cstheme="minorHAnsi"/>
        </w:rPr>
        <w:t xml:space="preserve">), whereas consumption of the outcome paired with saline increased (saline: pairing 1 vs 2 </w:t>
      </w:r>
      <m:oMath>
        <m:r>
          <w:rPr>
            <w:rFonts w:ascii="Cambria Math" w:hAnsi="Cambria Math" w:cstheme="minorHAnsi"/>
          </w:rPr>
          <m:t>t(11)=-3.74</m:t>
        </m:r>
      </m:oMath>
      <w:r w:rsidRPr="00FB0BE9">
        <w:rPr>
          <w:rFonts w:cstheme="minorHAnsi"/>
        </w:rPr>
        <w:t xml:space="preserve">, </w:t>
      </w:r>
      <m:oMath>
        <m:r>
          <w:rPr>
            <w:rFonts w:ascii="Cambria Math" w:hAnsi="Cambria Math" w:cstheme="minorHAnsi"/>
          </w:rPr>
          <m:t>p=.003</m:t>
        </m:r>
      </m:oMath>
      <w:r w:rsidRPr="00FB0BE9">
        <w:rPr>
          <w:rFonts w:cstheme="minorHAnsi"/>
        </w:rPr>
        <w:t>).</w:t>
      </w:r>
      <w:r w:rsidRPr="00FB0BE9">
        <w:rPr>
          <w:rFonts w:cstheme="minorHAnsi"/>
          <w:color w:val="212121"/>
          <w:shd w:val="clear" w:color="auto" w:fill="FFFFFF"/>
        </w:rPr>
        <w:t>Error bars depict ± SEM.</w:t>
      </w:r>
    </w:p>
    <w:p w14:paraId="1C9F091E" w14:textId="77777777" w:rsidR="00E75FBF" w:rsidRPr="00FB0BE9" w:rsidRDefault="00E75FBF" w:rsidP="00E75FBF">
      <w:pPr>
        <w:rPr>
          <w:rFonts w:cstheme="minorHAnsi"/>
          <w:color w:val="212121"/>
          <w:sz w:val="24"/>
          <w:szCs w:val="24"/>
          <w:shd w:val="clear" w:color="auto" w:fill="FFFFFF"/>
        </w:rPr>
      </w:pPr>
      <w:r w:rsidRPr="00FB0BE9">
        <w:rPr>
          <w:rFonts w:cstheme="minorHAnsi"/>
          <w:color w:val="212121"/>
          <w:sz w:val="24"/>
          <w:szCs w:val="24"/>
          <w:shd w:val="clear" w:color="auto" w:fill="FFFFFF"/>
        </w:rPr>
        <w:br w:type="page"/>
      </w:r>
    </w:p>
    <w:p w14:paraId="1C2D81DE" w14:textId="77777777" w:rsidR="00E75FBF" w:rsidRPr="00FB0BE9" w:rsidRDefault="00E75FBF" w:rsidP="00E75FBF">
      <w:pPr>
        <w:spacing w:line="480" w:lineRule="auto"/>
        <w:jc w:val="center"/>
        <w:rPr>
          <w:rFonts w:cstheme="minorHAnsi"/>
          <w:color w:val="212121"/>
          <w:sz w:val="24"/>
          <w:szCs w:val="24"/>
          <w:shd w:val="clear" w:color="auto" w:fill="FFFFFF"/>
        </w:rPr>
      </w:pPr>
      <w:r w:rsidRPr="00FB0BE9">
        <w:rPr>
          <w:rFonts w:cstheme="minorHAnsi"/>
          <w:noProof/>
          <w:color w:val="212121"/>
          <w:sz w:val="24"/>
          <w:szCs w:val="24"/>
          <w:shd w:val="clear" w:color="auto" w:fill="FFFFFF"/>
        </w:rPr>
        <w:lastRenderedPageBreak/>
        <w:drawing>
          <wp:inline distT="0" distB="0" distL="0" distR="0" wp14:anchorId="73832604" wp14:editId="095654C8">
            <wp:extent cx="5762625" cy="2338070"/>
            <wp:effectExtent l="0" t="0" r="952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2625" cy="2338070"/>
                    </a:xfrm>
                    <a:prstGeom prst="rect">
                      <a:avLst/>
                    </a:prstGeom>
                    <a:noFill/>
                    <a:ln>
                      <a:noFill/>
                    </a:ln>
                  </pic:spPr>
                </pic:pic>
              </a:graphicData>
            </a:graphic>
          </wp:inline>
        </w:drawing>
      </w:r>
    </w:p>
    <w:p w14:paraId="18DBDD72" w14:textId="77777777" w:rsidR="00E75FBF" w:rsidRPr="00FB0BE9" w:rsidRDefault="00E75FBF" w:rsidP="00E75FBF">
      <w:pPr>
        <w:spacing w:line="480" w:lineRule="auto"/>
        <w:rPr>
          <w:rFonts w:cstheme="minorHAnsi"/>
          <w:color w:val="212121"/>
          <w:sz w:val="24"/>
          <w:szCs w:val="24"/>
          <w:shd w:val="clear" w:color="auto" w:fill="FFFFFF"/>
        </w:rPr>
      </w:pPr>
    </w:p>
    <w:p w14:paraId="45CB0FF1" w14:textId="77777777" w:rsidR="00E75FBF" w:rsidRPr="00FB0BE9" w:rsidRDefault="00E75FBF" w:rsidP="00E75FBF">
      <w:pPr>
        <w:spacing w:line="480" w:lineRule="auto"/>
        <w:rPr>
          <w:rFonts w:cstheme="minorHAnsi"/>
          <w:sz w:val="24"/>
          <w:szCs w:val="24"/>
        </w:rPr>
      </w:pPr>
    </w:p>
    <w:p w14:paraId="1A2F6CDD" w14:textId="77777777" w:rsidR="00E75FBF" w:rsidRPr="00FB0BE9" w:rsidRDefault="00E75FBF" w:rsidP="00E75FBF">
      <w:pPr>
        <w:spacing w:line="480" w:lineRule="auto"/>
        <w:jc w:val="both"/>
        <w:rPr>
          <w:rFonts w:cstheme="minorHAnsi"/>
          <w:sz w:val="24"/>
          <w:szCs w:val="24"/>
        </w:rPr>
      </w:pPr>
      <w:r w:rsidRPr="00FB0BE9">
        <w:rPr>
          <w:rStyle w:val="FiguresChar"/>
          <w:rFonts w:cstheme="minorHAnsi"/>
          <w:szCs w:val="24"/>
        </w:rPr>
        <w:t>Figure 2-figure supplement 1. Model predictions of LO lesions as a partial loss of outcome expectancy. (A)</w:t>
      </w:r>
      <w:r w:rsidRPr="00FB0BE9">
        <w:rPr>
          <w:rFonts w:cstheme="minorHAnsi"/>
          <w:sz w:val="24"/>
          <w:szCs w:val="24"/>
        </w:rPr>
        <w:t xml:space="preserve"> The model predictions for simple Pavlovian acquisition using a standard Rescorla-Wagner learning rule and following modelled lesion deficits as a partial loss of outcome expectancy information specific to learning. Using the following update rule: </w:t>
      </w:r>
      <w:bookmarkStart w:id="0" w:name="OLE_LINK1"/>
      <m:oMath>
        <m:r>
          <w:rPr>
            <w:rFonts w:ascii="Cambria Math" w:hAnsi="Cambria Math" w:cstheme="minorHAnsi"/>
            <w:sz w:val="24"/>
            <w:szCs w:val="24"/>
          </w:rPr>
          <m:t>∆V</m:t>
        </m:r>
        <w:bookmarkEnd w:id="0"/>
        <m:r>
          <w:rPr>
            <w:rFonts w:ascii="Cambria Math" w:hAnsi="Cambria Math" w:cstheme="minorHAnsi"/>
            <w:sz w:val="24"/>
            <w:szCs w:val="24"/>
          </w:rPr>
          <m:t>= αβ</m:t>
        </m:r>
        <m:d>
          <m:dPr>
            <m:ctrlPr>
              <w:rPr>
                <w:rFonts w:ascii="Cambria Math" w:hAnsi="Cambria Math" w:cstheme="minorHAnsi"/>
                <w:i/>
                <w:sz w:val="24"/>
                <w:szCs w:val="24"/>
              </w:rPr>
            </m:ctrlPr>
          </m:dPr>
          <m:e>
            <m:r>
              <w:rPr>
                <w:rFonts w:ascii="Cambria Math" w:hAnsi="Cambria Math" w:cstheme="minorHAnsi"/>
                <w:sz w:val="24"/>
                <w:szCs w:val="24"/>
              </w:rPr>
              <m:t>λ-</m:t>
            </m:r>
            <m:r>
              <m:rPr>
                <m:sty m:val="p"/>
              </m:rPr>
              <w:rPr>
                <w:rFonts w:ascii="Cambria Math" w:hAnsi="Cambria Math" w:cstheme="minorHAnsi"/>
                <w:sz w:val="24"/>
                <w:szCs w:val="24"/>
              </w:rPr>
              <m:t>γΣV</m:t>
            </m:r>
          </m:e>
        </m:d>
      </m:oMath>
      <w:r w:rsidRPr="00FB0BE9">
        <w:rPr>
          <w:rFonts w:cstheme="minorHAnsi"/>
          <w:sz w:val="24"/>
          <w:szCs w:val="24"/>
        </w:rPr>
        <w:t>, the change in associative strength (</w:t>
      </w:r>
      <m:oMath>
        <m:r>
          <w:rPr>
            <w:rFonts w:ascii="Cambria Math" w:hAnsi="Cambria Math" w:cstheme="minorHAnsi"/>
            <w:sz w:val="24"/>
            <w:szCs w:val="24"/>
          </w:rPr>
          <m:t>∆V</m:t>
        </m:r>
      </m:oMath>
      <w:r w:rsidRPr="00FB0BE9">
        <w:rPr>
          <w:rFonts w:cstheme="minorHAnsi"/>
          <w:sz w:val="24"/>
          <w:szCs w:val="24"/>
        </w:rPr>
        <w:t>) was calculated on a trial by trial basis for the CS and the context (preCS) periods. Parameters used were</w:t>
      </w:r>
      <m:oMath>
        <m:r>
          <w:rPr>
            <w:rFonts w:ascii="Cambria Math" w:hAnsi="Cambria Math" w:cstheme="minorHAnsi"/>
            <w:sz w:val="24"/>
            <w:szCs w:val="24"/>
          </w:rPr>
          <m:t xml:space="preserve"> αβ</m:t>
        </m:r>
      </m:oMath>
      <w:r w:rsidRPr="00FB0BE9">
        <w:rPr>
          <w:rFonts w:eastAsiaTheme="minorEastAsia" w:cstheme="minorHAnsi"/>
          <w:sz w:val="24"/>
          <w:szCs w:val="24"/>
        </w:rPr>
        <w:t xml:space="preserve"> = .05 for the context and .2 for the CS, </w:t>
      </w:r>
      <m:oMath>
        <m:r>
          <w:rPr>
            <w:rFonts w:ascii="Cambria Math" w:hAnsi="Cambria Math" w:cstheme="minorHAnsi"/>
            <w:sz w:val="24"/>
            <w:szCs w:val="24"/>
          </w:rPr>
          <m:t>λ</m:t>
        </m:r>
      </m:oMath>
      <w:r w:rsidRPr="00FB0BE9">
        <w:rPr>
          <w:rFonts w:eastAsiaTheme="minorEastAsia" w:cstheme="minorHAnsi"/>
          <w:sz w:val="24"/>
          <w:szCs w:val="24"/>
        </w:rPr>
        <w:t xml:space="preserve"> = 1, and </w:t>
      </w:r>
      <w:r w:rsidRPr="00FB0BE9">
        <w:rPr>
          <w:rFonts w:cstheme="minorHAnsi"/>
          <w:sz w:val="24"/>
          <w:szCs w:val="24"/>
        </w:rPr>
        <w:t xml:space="preserve">γ = 0.8 for lesions and γ = 1.0 for the control condition. </w:t>
      </w:r>
      <w:r w:rsidRPr="00FB0BE9">
        <w:rPr>
          <w:rFonts w:cstheme="minorHAnsi"/>
          <w:b/>
          <w:sz w:val="24"/>
          <w:szCs w:val="24"/>
        </w:rPr>
        <w:t>(B)</w:t>
      </w:r>
      <w:r w:rsidRPr="00FB0BE9">
        <w:rPr>
          <w:rFonts w:cstheme="minorHAnsi"/>
          <w:sz w:val="24"/>
          <w:szCs w:val="24"/>
        </w:rPr>
        <w:t xml:space="preserve"> Modelled performance following pre-training sham or LO lesions. </w:t>
      </w:r>
      <w:r w:rsidRPr="00FB0BE9">
        <w:rPr>
          <w:rFonts w:cstheme="minorHAnsi"/>
          <w:b/>
          <w:sz w:val="24"/>
          <w:szCs w:val="24"/>
        </w:rPr>
        <w:t>(C)</w:t>
      </w:r>
      <w:r w:rsidRPr="00FB0BE9">
        <w:rPr>
          <w:rFonts w:cstheme="minorHAnsi"/>
          <w:sz w:val="24"/>
          <w:szCs w:val="24"/>
        </w:rPr>
        <w:t xml:space="preserve"> Modelled performance following temporary LO inactivation via muscimol after initial training.</w:t>
      </w:r>
    </w:p>
    <w:p w14:paraId="28702BBC" w14:textId="77777777" w:rsidR="00E75FBF" w:rsidRPr="00FB0BE9" w:rsidRDefault="00E75FBF" w:rsidP="00E75FBF">
      <w:pPr>
        <w:spacing w:line="480" w:lineRule="auto"/>
        <w:rPr>
          <w:rFonts w:cstheme="minorHAnsi"/>
          <w:sz w:val="24"/>
          <w:szCs w:val="24"/>
        </w:rPr>
      </w:pPr>
      <w:r w:rsidRPr="00FB0BE9">
        <w:rPr>
          <w:rFonts w:cstheme="minorHAnsi"/>
          <w:sz w:val="24"/>
          <w:szCs w:val="24"/>
        </w:rPr>
        <w:t xml:space="preserve">One potential account of the heightened responding observed during simple acquisition following LO lesions is enhanced cue-outcome learning. However, given the hypothesized role of the OFC in the representation of outcome expectancy value </w:t>
      </w:r>
      <w:r w:rsidRPr="00FB0BE9">
        <w:t xml:space="preserve"> </w:t>
      </w:r>
      <w:r w:rsidRPr="00FB0BE9">
        <w:fldChar w:fldCharType="begin" w:fldLock="1"/>
      </w:r>
      <w:r>
        <w:instrText>ADDIN CSL_CITATION {"citationItems":[{"id":"ITEM-1","itemData":{"ISBN":"0270-6474","PMID":"10818166","abstract":"Goal-directed actions are guided by expected outcomes of those actions. Humans with bilateral damage to ventromedial prefrontal cortex, or the amygdala, are deficient in their ability to use information about positive and negative outcomes to guide their choice behavior. Similarly, rats and monkeys with orbital prefrontal or amygdala damage have been found to be impaired in their responses to changing values of outcomes. In the present study, we tested whether direct, functional interaction between the amygdala and the orbital prefrontal cortex is necessary for guiding behavior based on expected outcomes. Unlike control monkeys, rhesus monkeys with surgical disconnection of these two structures, achieved by crossed unilateral lesions of the amygdala in one hemisphere and orbital prefrontal cortex in the other, combined with forebrain commissurotomy, were unable to adjust their choice behavior after a change in the outcome (here, a reduction in the value of a particular reinforcer). The lesions did not affect motivation to work for a food reinforcer, or food preferences, per se. Hence, the amygdala and orbital prefrontal cortex act as part of an integrated neural system guiding decision-making and adaptive response selection.","author":[{"dropping-particle":"","family":"Baxter","given":"M G","non-dropping-particle":"","parse-names":false,"suffix":""},{"dropping-particle":"","family":"Parker","given":"A","non-dropping-particle":"","parse-names":false,"suffix":""},{"dropping-particle":"","family":"Lindner","given":"C C","non-dropping-particle":"","parse-names":false,"suffix":""},{"dropping-particle":"","family":"Izquierdo","given":"A D","non-dropping-particle":"","parse-names":false,"suffix":""},{"dropping-particle":"","family":"Murray","given":"Elisabeth A.","non-dropping-particle":"","parse-names":false,"suffix":""}],"container-title":"Journal of Neuroscience","edition":"2000/05/20","id":"ITEM-1","issue":"11","issued":{"date-parts":[["2000"]]},"language":"eng","note":"1529-2401\nBaxter, M G\nParker, A\nLindner, C C\nIzquierdo, A D\nMurray, E A\nJournal Article\nResearch Support, U.S. Gov't, P.H.S.\nUnited states\nJ Neurosci. 2000 Jun 1;20(11):4311-9.","page":"4311-4319","title":"Control of response selection by reinforcer value requires interaction of amygdala and orbital prefrontal cortex","type":"article-journal","volume":"20"},"uris":["http://www.mendeley.com/documents/?uuid=e624be6f-08fe-4981-8aec-2451bcf9d593"]},{"id":"ITEM-2","itemData":{"DOI":"23/35/11189 [pii]","ISBN":"1529-2401 (Electronic)\r0270-6474 (Linking)","PMID":"14657178","author":[{"dropping-particle":"","family":"Pears","given":"A","non-dropping-particle":"","parse-names":false,"suffix":""},{"dropping-particle":"","family":"Parkinson","given":"J A","non-dropping-particle":"","parse-names":false,"suffix":""},{"dropping-particle":"","family":"Hopewell","given":"L","non-dropping-particle":"","parse-names":false,"suffix":""},{"dropping-particle":"","family":"Everitt","given":"B J","non-dropping-particle":"","parse-names":false,"suffix":""},{"dropping-particle":"","family":"Roberts","given":"A C","non-dropping-particle":"","parse-names":false,"suffix":""}],"container-title":"Journal of Neuroscience","edition":"2003/12/06","id":"ITEM-2","issue":"35","issued":{"date-parts":[["2003"]]},"language":"eng","page":"11189-11201","title":"Lesions of the orbitofrontal but not medial prefrontal cortex disrupt conditioned reinforcement in primates","type":"article-journal","volume":"23"},"uris":["http://www.mendeley.com/documents/?uuid=e6d7569d-b7ce-4d1d-8844-2dbc8a6e75b3"]},{"id":"ITEM-3","itemData":{"DOI":"DOI 10.1016/j.neuron.2009.03.005","ISBN":"0896-6273","author":[{"dropping-particle":"","family":"Takahashi","given":"Yuji K.","non-dropping-particle":"","parse-names":false,"suffix":""},{"dropping-particle":"","family":"Roesch","given":"M R","non-dropping-particle":"","parse-names":false,"suffix":""},{"dropping-particle":"","family":"Stalnaker","given":"Thomas A","non-dropping-particle":"","parse-names":false,"suffix":""},{"dropping-particle":"","family":"Haney","given":"R Z","non-dropping-particle":"","parse-names":false,"suffix":""},{"dropping-particle":"","family":"Caiu","given":"D J","non-dropping-particle":"","parse-names":false,"suffix":""},{"dropping-particle":"","family":"Taylor","given":"A R","non-dropping-particle":"","parse-names":false,"suffix":""},{"dropping-particle":"","family":"Burke","given":"K A","non-dropping-particle":"","parse-names":false,"suffix":""},{"dropping-particle":"","family":"Schoenbaum","given":"G.","non-dropping-particle":"","parse-names":false,"suffix":""},{"dropping-particle":"","family":"Calu","given":"D J","non-dropping-particle":"","parse-names":false,"suffix":""}],"container-title":"Neuron","id":"ITEM-3","issue":"2","issued":{"date-parts":[["2009"]]},"language":"English","page":"269-280","title":"The Orbitofrontal Cortex and Ventral Tegmental Area Are Necessary for Learning from Unexpected Outcomes","type":"article-journal","volume":"62"},"uris":["http://www.mendeley.com/documents/?uuid=630ecaa0-8f06-4897-802f-f08a30b8c04d"]},{"id":"ITEM-4","itemData":{"DOI":"10.1038/nn.2957","ISBN":"1546-1726 (Electronic) 1097-6256 (Linking)","ISSN":"1097-6256","PMID":"22037501","author":[{"dropping-particle":"","family":"Takahashi","given":"Yuji K.","non-dropping-particle":"","parse-names":false,"suffix":""},{"dropping-particle":"","family":"Roesch","given":"Matthew R","non-dropping-particle":"","parse-names":false,"suffix":""},{"dropping-particle":"","family":"Wilson","given":"Robert C","non-dropping-particle":"","parse-names":false,"suffix":""},{"dropping-particle":"","family":"Toreson","given":"Kathy","non-dropping-particle":"","parse-names":false,"suffix":""},{"dropping-particle":"","family":"O'Donnell","given":"Patricio","non-dropping-particle":"","parse-names":false,"suffix":""},{"dropping-particle":"","family":"Niv","given":"Yael","non-dropping-particle":"","parse-names":false,"suffix":""},{"dropping-particle":"","family":"Schoenbaum","given":"G.","non-dropping-particle":"","parse-names":false,"suffix":""}],"container-title":"Nature Neuroscience","id":"ITEM-4","issue":"12","issued":{"date-parts":[["2011","10","30"]]},"page":"1590-1597","title":"Expectancy-related changes in firing of dopamine neurons depend on orbitofrontal cortex","type":"article-journal","volume":"14"},"uris":["http://www.mendeley.com/documents/?uuid=ef0e30e7-0413-4094-a294-c1ebacc27b60"]},{"id":"ITEM-5","itemData":{"DOI":"Doi 10.1038/Nrn2753","ISBN":"1471-0048","author":[{"dropping-particle":"","family":"Schoenbaum","given":"G.","non-dropping-particle":"","parse-names":false,"suffix":""},{"dropping-particle":"","family":"Roesch","given":"M R","non-dropping-particle":"","parse-names":false,"suffix":""},{"dropping-particle":"","family":"Stalnaker","given":"Thomas A","non-dropping-particle":"","parse-names":false,"suffix":""},{"dropping-particle":"","family":"Takahashi","given":"Yuji K.","non-dropping-particle":"","parse-names":false,"suffix":""}],"container-title":"Nature Reviews Neuroscience","id":"ITEM-5","issue":"12","issued":{"date-parts":[["2009"]]},"language":"English","page":"885-892","title":"A new perspective on the role of the orbitofrontal cortex in adaptive behaviour","type":"article-journal","volume":"10"},"uris":["http://www.mendeley.com/documents/?uuid=9124fd3f-a73f-4663-9302-6f70d776e02c"]}],"mendeley":{"formattedCitation":"(Baxter et al., 2000; Pears et al., 2003; Schoenbaum et al., 2009; Takahashi et al., 2009, 2011)","plainTextFormattedCitation":"(Baxter et al., 2000; Pears et al., 2003; Schoenbaum et al., 2009; Takahashi et al., 2009, 2011)","previouslyFormattedCitation":"(Baxter et al., 2000; Pears et al., 2003; Schoenbaum et al., 2009; Takahashi et al., 2009, 2011)"},"properties":{"noteIndex":0},"schema":"https://github.com/citation-style-language/schema/raw/master/csl-citation.json"}</w:instrText>
      </w:r>
      <w:r w:rsidRPr="00FB0BE9">
        <w:fldChar w:fldCharType="separate"/>
      </w:r>
      <w:r w:rsidRPr="005E4B43">
        <w:rPr>
          <w:noProof/>
        </w:rPr>
        <w:t xml:space="preserve">(Baxter et al., 2000; Pears et al., </w:t>
      </w:r>
      <w:r w:rsidRPr="005E4B43">
        <w:rPr>
          <w:noProof/>
        </w:rPr>
        <w:lastRenderedPageBreak/>
        <w:t>2003; Schoenbaum et al., 2009; Takahashi et al., 2009, 2011)</w:t>
      </w:r>
      <w:r w:rsidRPr="00FB0BE9">
        <w:fldChar w:fldCharType="end"/>
      </w:r>
      <w:r w:rsidRPr="00FB0BE9">
        <w:rPr>
          <w:rFonts w:cstheme="minorHAnsi"/>
          <w:sz w:val="24"/>
          <w:szCs w:val="24"/>
        </w:rPr>
        <w:t>, it is not immediately clear how this could be the case. The Rescorla-Wagner model of the acquisition of associative value suggests that in the absence of a representation of the expected value of an outcome, no conditioned responses should be expressed. In fact, in most associative learning theories the rules that govern performance are some function of the expected value of the outcome</w:t>
      </w:r>
      <w:r w:rsidRPr="00FB0BE9">
        <w:rPr>
          <w:rFonts w:cstheme="minorHAnsi"/>
          <w:noProof/>
          <w:sz w:val="24"/>
          <w:szCs w:val="24"/>
        </w:rPr>
        <w:t xml:space="preserve"> </w:t>
      </w:r>
      <w:r w:rsidRPr="00FB0BE9">
        <w:rPr>
          <w:rFonts w:cstheme="minorHAnsi"/>
          <w:noProof/>
          <w:sz w:val="24"/>
          <w:szCs w:val="24"/>
        </w:rPr>
        <w:fldChar w:fldCharType="begin" w:fldLock="1"/>
      </w:r>
      <w:r>
        <w:rPr>
          <w:rFonts w:cstheme="minorHAnsi"/>
          <w:noProof/>
          <w:sz w:val="24"/>
          <w:szCs w:val="24"/>
        </w:rPr>
        <w:instrText>ADDIN CSL_CITATION {"citationItems":[{"id":"ITEM-1","itemData":{"author":[{"dropping-particle":"","family":"Rescorla","given":"R A","non-dropping-particle":"","parse-names":false,"suffix":""},{"dropping-particle":"","family":"Wagner","given":"Allan R.","non-dropping-particle":"","parse-names":false,"suffix":""}],"container-title":"Classical Conditioning II: Current Research and Theory","editor":[{"dropping-particle":"","family":"Black","given":"A H","non-dropping-particle":"","parse-names":false,"suffix":""},{"dropping-particle":"","family":"Prokesy","given":"W F","non-dropping-particle":"","parse-names":false,"suffix":""}],"id":"ITEM-1","issued":{"date-parts":[["1972"]]},"page":"64-99","publisher":"Appleton Century Crofts","publisher-place":"New York","title":"A theory of Pavlovian conditiong: Variations in the effectiveness of   reinforcement and nonreinforcement","type":"chapter"},"uris":["http://www.mendeley.com/documents/?uuid=419a1eed-79da-44ec-839f-e7e763d110a2"]},{"id":"ITEM-2","itemData":{"ISBN":"0033-295X (Print)\r0033-295X (Linking)","PMID":"7443916","author":[{"dropping-particle":"","family":"Pearce","given":"J M","non-dropping-particle":"","parse-names":false,"suffix":""},{"dropping-particle":"","family":"Hall","given":"G","non-dropping-particle":"","parse-names":false,"suffix":""}],"container-title":"Psychol Rev","id":"ITEM-2","issue":"6","issued":{"date-parts":[["1980"]]},"page":"532-552","title":"A model for Pavlovian learning: variations in the effectiveness of conditioned but not of unconditioned stimuli","type":"article-journal","volume":"87"},"uris":["http://www.mendeley.com/documents/?uuid=630e1394-4cb5-41e3-b44d-48cd97c253e9"]},{"id":"ITEM-3","itemData":{"DOI":"10.3389/fpsyg.2017.00244","ISSN":"1664-1078","abstract":"Phasic activity of midbrain dopamine neurons is currently thought to encapsulate the prediction-error signal described in Sutton and Barto’s (1981) model-free reinforcement learning algorithm. This phasic signal is thought to contain information about the quantitative value of reward, which transfers to the reward-predictive cue after learning. This is argued to endow the reward-predictive cue with the value inherent in the reward, motivating behavior towards cues signaling the presence of reward. Yet theoretical and empirical research has implicated prediction-error signaling in learning that extends far beyond a transfer of quantitative value to a reward-predictive cue. Here, we review the research which demonstrates the complexity of how dopaminergic prediction errors facilitate learning. After briefly discussing the literature demonstrating that phasic dopaminergic signals can act in the manner described by Sutton and Barto (1981), we consider how these signals may also influence attentional processing across multiple attentional systems in distinct brain circuits. Then, we discuss how prediction errors encode and promote the development of context-specific associations between cues and rewards. Finally, we consider recent evidence that shows dopaminergic activity contains information about causal relationships between cues and rewards that reflect information garnered from rich associative models of the world that can be adapted in the absence of direct experience. In discussing this research we hope to support the expansion of how dopaminergic prediction errors are thought to contribute to the learning process beyond the traditional concept of transferring quantitative value.","author":[{"dropping-particle":"","family":"Nasser","given":"Helen M.","non-dropping-particle":"","parse-names":false,"suffix":""},{"dropping-particle":"","family":"Calu","given":"Donna J.","non-dropping-particle":"","parse-names":false,"suffix":""},{"dropping-particle":"","family":"Schoenbaum","given":"G.","non-dropping-particle":"","parse-names":false,"suffix":""},{"dropping-particle":"","family":"Sharpe","given":"Melissa J.","non-dropping-particle":"","parse-names":false,"suffix":""}],"container-title":"Frontiers in Psychology","id":"ITEM-3","issued":{"date-parts":[["2017","2","22"]]},"page":"244","publisher":"Frontiers","title":"The Dopamine Prediction Error: Contributions to Associative Models of Reward Learning","type":"article-journal","volume":"8"},"uris":["http://www.mendeley.com/documents/?uuid=fbb6448d-68d3-3897-bbc9-bdc9c99fbab4"]},{"id":"ITEM-4","itemData":{"author":[{"dropping-particle":"","family":"LePelley","given":"M E","non-dropping-particle":"","parse-names":false,"suffix":""}],"container-title":"Quarterly Journal of Experimental Psychology","id":"ITEM-4","issued":{"date-parts":[["2004"]]},"page":"192-243","title":"The role of associative history in models of associative learning: A selective review and a hybrid model","type":"article-journal","volume":"57B"},"uris":["http://www.mendeley.com/documents/?uuid=96e1516b-7733-4f10-90a9-99cfcc035e7e"]},{"id":"ITEM-5","itemData":{"DOI":"DOI 10.1098/rspb.2011.0836","ISBN":"0962-8452","abstract":"Theories of selective attention in associative learning posit that the salience of a cue will be high if the cue is the best available predictor of reinforcement (high predictiveness). In contrast, a different class of attentional theory stipulates that the salience of a cue will be high if the cue is an inaccurate predictor of reinforcement (high uncertainty). Evidence in support of these seemingly contradictory propositions has led to: (i) the development of hybrid attentional models that assume the coexistence of separate, predictiveness-driven and uncertainty-driven mechanisms of changes in cue salience; and (ii) a surge of interest in identifying the neural circuits underpinning these mechanisms. Here, we put forward a formal attentional model of learning that reconciles the roles of predictiveness and uncertainty in salience modification. The issues discussed are relevant to psychologists, behavioural neuroscientists and neuroeconomists investigating the roles of predictiveness and uncertainty in behaviour.","author":[{"dropping-particle":"","family":"Esber","given":"G R","non-dropping-particle":"","parse-names":false,"suffix":""},{"dropping-particle":"","family":"Haselgrove","given":"M","non-dropping-particle":"","parse-names":false,"suffix":""}],"container-title":"Proceedings of the Royal Society B-Biological Sciences","id":"ITEM-5","issue":"1718","issued":{"date-parts":[["2011"]]},"language":"English","note":"797QK\nTimes Cited:28\nCited References Count:57","page":"2553-2561","title":"Reconciling the influence of predictiveness and uncertainty on stimulus salience: a model of attention in associative learning","type":"article-journal","volume":"278"},"uris":["http://www.mendeley.com/documents/?uuid=6146cb66-c2ab-493f-b4f4-f79579d5fc02"]},{"id":"ITEM-6","itemData":{"DOI":"10.1037/h0076778","author":[{"dropping-particle":"","family":"Mackintosh","given":"N J","non-dropping-particle":"","parse-names":false,"suffix":""}],"container-title":"Psychol Rev","id":"ITEM-6","issue":"4","issued":{"date-parts":[["1975"]]},"page":"279-298","title":"A theory of attention: Variations in the associability of stimuli with reinforcement","type":"article-journal","volume":"82"},"uris":["http://www.mendeley.com/documents/?uuid=ad2071d9-ff93-481e-8cbb-9d2eadc2806e"]},{"id":"ITEM-7","itemData":{"author":[{"dropping-particle":"","family":"Sutton","given":"R S","non-dropping-particle":"","parse-names":false,"suffix":""},{"dropping-particle":"","family":"Barto","given":"A G","non-dropping-particle":"","parse-names":false,"suffix":""}],"id":"ITEM-7","issued":{"date-parts":[["1998"]]},"publisher":"The MIT Press","publisher-place":"Cambridge, Massachusetts","title":"Reinforccement Learning: An introduction","type":"book"},"uris":["http://www.mendeley.com/documents/?uuid=1956114d-255e-443a-88aa-46006f3584cb"]}],"mendeley":{"formattedCitation":"(Esber &amp; Haselgrove, 2011; LePelley, 2004; Mackintosh, 1975; Nasser et al., 2017; Pearce &amp; Hall, 1980; Rescorla &amp; Wagner, 1972; Sutton &amp; Barto, 1998)","plainTextFormattedCitation":"(Esber &amp; Haselgrove, 2011; LePelley, 2004; Mackintosh, 1975; Nasser et al., 2017; Pearce &amp; Hall, 1980; Rescorla &amp; Wagner, 1972; Sutton &amp; Barto, 1998)","previouslyFormattedCitation":"(Esber &amp; Haselgrove, 2011; LePelley, 2004; Mackintosh, 1975; Nasser et al., 2017; Pearce &amp; Hall, 1980; Rescorla &amp; Wagner, 1972; Sutton &amp; Barto, 1998)"},"properties":{"noteIndex":0},"schema":"https://github.com/citation-style-language/schema/raw/master/csl-citation.json"}</w:instrText>
      </w:r>
      <w:r w:rsidRPr="00FB0BE9">
        <w:rPr>
          <w:rFonts w:cstheme="minorHAnsi"/>
          <w:noProof/>
          <w:sz w:val="24"/>
          <w:szCs w:val="24"/>
        </w:rPr>
        <w:fldChar w:fldCharType="separate"/>
      </w:r>
      <w:r w:rsidRPr="005E4B43">
        <w:rPr>
          <w:rFonts w:cstheme="minorHAnsi"/>
          <w:noProof/>
          <w:sz w:val="24"/>
          <w:szCs w:val="24"/>
        </w:rPr>
        <w:t>(Esber &amp; Haselgrove, 2011; LePelley, 2004; Mackintosh, 1975; Nasser et al., 2017; Pearce &amp; Hall, 1980; Rescorla &amp; Wagner, 1972; Sutton &amp; Barto, 1998)</w:t>
      </w:r>
      <w:r w:rsidRPr="00FB0BE9">
        <w:rPr>
          <w:rFonts w:cstheme="minorHAnsi"/>
          <w:noProof/>
          <w:sz w:val="24"/>
          <w:szCs w:val="24"/>
        </w:rPr>
        <w:fldChar w:fldCharType="end"/>
      </w:r>
      <w:r w:rsidRPr="00FB0BE9">
        <w:rPr>
          <w:rFonts w:cstheme="minorHAnsi"/>
          <w:sz w:val="24"/>
          <w:szCs w:val="24"/>
        </w:rPr>
        <w:t xml:space="preserve">. However, OFC damage may not abolish all outcome expectancy information but instead might degrade some aspect (e.g. sensory specific properties) of the outcome expectancy information made available at the time of calculating the prediction error </w:t>
      </w:r>
      <w:r w:rsidRPr="00FB0BE9">
        <w:rPr>
          <w:rFonts w:cstheme="minorHAnsi"/>
          <w:noProof/>
          <w:sz w:val="24"/>
          <w:szCs w:val="24"/>
        </w:rPr>
        <w:fldChar w:fldCharType="begin" w:fldLock="1"/>
      </w:r>
      <w:r>
        <w:rPr>
          <w:rFonts w:cstheme="minorHAnsi"/>
          <w:noProof/>
          <w:sz w:val="24"/>
          <w:szCs w:val="24"/>
        </w:rPr>
        <w:instrText>ADDIN CSL_CITATION {"citationItems":[{"id":"ITEM-1","itemData":{"DOI":"10.1038/nn.2957","ISBN":"1546-1726 (Electronic) 1097-6256 (Linking)","ISSN":"1097-6256","PMID":"22037501","author":[{"dropping-particle":"","family":"Takahashi","given":"Yuji K.","non-dropping-particle":"","parse-names":false,"suffix":""},{"dropping-particle":"","family":"Roesch","given":"Matthew R","non-dropping-particle":"","parse-names":false,"suffix":""},{"dropping-particle":"","family":"Wilson","given":"Robert C","non-dropping-particle":"","parse-names":false,"suffix":""},{"dropping-particle":"","family":"Toreson","given":"Kathy","non-dropping-particle":"","parse-names":false,"suffix":""},{"dropping-particle":"","family":"O'Donnell","given":"Patricio","non-dropping-particle":"","parse-names":false,"suffix":""},{"dropping-particle":"","family":"Niv","given":"Yael","non-dropping-particle":"","parse-names":false,"suffix":""},{"dropping-particle":"","family":"Schoenbaum","given":"G.","non-dropping-particle":"","parse-names":false,"suffix":""}],"container-title":"Nature Neuroscience","id":"ITEM-1","issue":"12","issued":{"date-parts":[["2011","10","30"]]},"page":"1590-1597","title":"Expectancy-related changes in firing of dopamine neurons depend on orbitofrontal cortex","type":"article-journal","volume":"14"},"prefix":"e.g. mid brain Dopamine neurons; ","uris":["http://www.mendeley.com/documents/?uuid=ef0e30e7-0413-4094-a294-c1ebacc27b60"]}],"mendeley":{"formattedCitation":"(e.g. mid brain Dopamine neurons; Takahashi et al., 2011)","plainTextFormattedCitation":"(e.g. mid brain Dopamine neurons; Takahashi et al., 2011)","previouslyFormattedCitation":"(e.g. mid brain Dopamine neurons; Takahashi et al., 2011)"},"properties":{"noteIndex":0},"schema":"https://github.com/citation-style-language/schema/raw/master/csl-citation.json"}</w:instrText>
      </w:r>
      <w:r w:rsidRPr="00FB0BE9">
        <w:rPr>
          <w:rFonts w:cstheme="minorHAnsi"/>
          <w:noProof/>
          <w:sz w:val="24"/>
          <w:szCs w:val="24"/>
        </w:rPr>
        <w:fldChar w:fldCharType="separate"/>
      </w:r>
      <w:r w:rsidRPr="00FB0BE9">
        <w:rPr>
          <w:rFonts w:cstheme="minorHAnsi"/>
          <w:noProof/>
          <w:sz w:val="24"/>
          <w:szCs w:val="24"/>
        </w:rPr>
        <w:t>(e.g. mid brain Dopamine neurons; Takahashi et al., 2011)</w:t>
      </w:r>
      <w:r w:rsidRPr="00FB0BE9">
        <w:rPr>
          <w:rFonts w:cstheme="minorHAnsi"/>
          <w:noProof/>
          <w:sz w:val="24"/>
          <w:szCs w:val="24"/>
        </w:rPr>
        <w:fldChar w:fldCharType="end"/>
      </w:r>
      <w:r w:rsidRPr="00FB0BE9">
        <w:rPr>
          <w:rFonts w:cstheme="minorHAnsi"/>
          <w:sz w:val="24"/>
          <w:szCs w:val="24"/>
        </w:rPr>
        <w:t>. This would assume that the expected value used in prediction error learning may not necessarily be the same as the full expected value used to govern performance. To model this mathematically, a constant (γ) is used to represent the proportion of the outcome expectancy information that was available for learning (</w:t>
      </w:r>
      <w:r w:rsidRPr="00FB0BE9">
        <w:rPr>
          <w:rFonts w:cstheme="minorHAnsi"/>
          <w:sz w:val="24"/>
          <w:szCs w:val="24"/>
          <w:u w:val="single"/>
        </w:rPr>
        <w:t>Figure 2-Figure supplement 1A</w:t>
      </w:r>
      <w:r w:rsidRPr="00FB0BE9">
        <w:rPr>
          <w:rFonts w:cstheme="minorHAnsi"/>
          <w:sz w:val="24"/>
          <w:szCs w:val="24"/>
        </w:rPr>
        <w:t>). The strength/value (V) of the learned association changes in the following manner:</w:t>
      </w:r>
    </w:p>
    <w:p w14:paraId="724A8FC7" w14:textId="77777777" w:rsidR="00E75FBF" w:rsidRPr="00FB0BE9" w:rsidRDefault="00E75FBF" w:rsidP="00E75FBF">
      <w:pPr>
        <w:spacing w:line="480" w:lineRule="auto"/>
        <w:ind w:firstLine="720"/>
        <w:rPr>
          <w:rFonts w:cstheme="minorHAnsi"/>
          <w:sz w:val="24"/>
          <w:szCs w:val="24"/>
        </w:rPr>
      </w:pPr>
      <m:oMathPara>
        <m:oMath>
          <m:r>
            <w:rPr>
              <w:rFonts w:ascii="Cambria Math" w:hAnsi="Cambria Math" w:cstheme="minorHAnsi"/>
              <w:sz w:val="24"/>
              <w:szCs w:val="24"/>
            </w:rPr>
            <m:t>∆V= αβ</m:t>
          </m:r>
          <m:d>
            <m:dPr>
              <m:ctrlPr>
                <w:rPr>
                  <w:rFonts w:ascii="Cambria Math" w:hAnsi="Cambria Math" w:cstheme="minorHAnsi"/>
                  <w:i/>
                  <w:sz w:val="24"/>
                  <w:szCs w:val="24"/>
                </w:rPr>
              </m:ctrlPr>
            </m:dPr>
            <m:e>
              <m:r>
                <w:rPr>
                  <w:rFonts w:ascii="Cambria Math" w:hAnsi="Cambria Math" w:cstheme="minorHAnsi"/>
                  <w:sz w:val="24"/>
                  <w:szCs w:val="24"/>
                </w:rPr>
                <m:t>λ-</m:t>
              </m:r>
              <m:r>
                <m:rPr>
                  <m:sty m:val="p"/>
                </m:rPr>
                <w:rPr>
                  <w:rFonts w:ascii="Cambria Math" w:hAnsi="Cambria Math" w:cstheme="minorHAnsi"/>
                  <w:sz w:val="24"/>
                  <w:szCs w:val="24"/>
                </w:rPr>
                <m:t>γΣV</m:t>
              </m:r>
            </m:e>
          </m:d>
        </m:oMath>
      </m:oMathPara>
    </w:p>
    <w:p w14:paraId="317AC63F" w14:textId="77777777" w:rsidR="00E75FBF" w:rsidRPr="00FB0BE9" w:rsidRDefault="00E75FBF" w:rsidP="00E75FBF">
      <w:pPr>
        <w:spacing w:after="240" w:line="480" w:lineRule="auto"/>
        <w:rPr>
          <w:rFonts w:eastAsiaTheme="minorEastAsia" w:cstheme="minorHAnsi"/>
          <w:sz w:val="24"/>
          <w:szCs w:val="24"/>
        </w:rPr>
      </w:pPr>
      <w:r w:rsidRPr="00FB0BE9">
        <w:rPr>
          <w:rFonts w:cstheme="minorHAnsi"/>
          <w:sz w:val="24"/>
          <w:szCs w:val="24"/>
        </w:rPr>
        <w:t xml:space="preserve">Such that </w:t>
      </w:r>
      <m:oMath>
        <m:r>
          <w:rPr>
            <w:rFonts w:ascii="Cambria Math" w:hAnsi="Cambria Math" w:cstheme="minorHAnsi"/>
            <w:sz w:val="24"/>
            <w:szCs w:val="24"/>
          </w:rPr>
          <m:t>∆V</m:t>
        </m:r>
      </m:oMath>
      <w:r w:rsidRPr="00FB0BE9">
        <w:rPr>
          <w:rFonts w:eastAsiaTheme="minorEastAsia" w:cstheme="minorHAnsi"/>
          <w:sz w:val="24"/>
          <w:szCs w:val="24"/>
        </w:rPr>
        <w:t xml:space="preserve"> is the change in associative strength on a given trial; </w:t>
      </w:r>
      <m:oMath>
        <m:r>
          <w:rPr>
            <w:rFonts w:ascii="Cambria Math" w:hAnsi="Cambria Math" w:cstheme="minorHAnsi"/>
            <w:sz w:val="24"/>
            <w:szCs w:val="24"/>
          </w:rPr>
          <m:t>αβ</m:t>
        </m:r>
      </m:oMath>
      <w:r w:rsidRPr="00FB0BE9">
        <w:rPr>
          <w:rFonts w:eastAsiaTheme="minorEastAsia" w:cstheme="minorHAnsi"/>
          <w:sz w:val="24"/>
          <w:szCs w:val="24"/>
        </w:rPr>
        <w:t xml:space="preserve"> are learning rate parameters based on the properties of the cue and outcome respectively such that </w:t>
      </w:r>
      <m:oMath>
        <m:r>
          <w:rPr>
            <w:rFonts w:ascii="Cambria Math" w:eastAsiaTheme="minorEastAsia" w:hAnsi="Cambria Math" w:cstheme="minorHAnsi"/>
            <w:sz w:val="24"/>
            <w:szCs w:val="24"/>
          </w:rPr>
          <m:t>0≤</m:t>
        </m:r>
        <m:r>
          <w:rPr>
            <w:rFonts w:ascii="Cambria Math" w:hAnsi="Cambria Math" w:cstheme="minorHAnsi"/>
            <w:sz w:val="24"/>
            <w:szCs w:val="24"/>
          </w:rPr>
          <m:t>α≤</m:t>
        </m:r>
        <m:r>
          <w:rPr>
            <w:rFonts w:ascii="Cambria Math" w:eastAsiaTheme="minorEastAsia" w:hAnsi="Cambria Math" w:cstheme="minorHAnsi"/>
            <w:sz w:val="24"/>
            <w:szCs w:val="24"/>
          </w:rPr>
          <m:t>1</m:t>
        </m:r>
      </m:oMath>
      <w:r w:rsidRPr="00FB0BE9">
        <w:rPr>
          <w:rFonts w:eastAsiaTheme="minorEastAsia" w:cstheme="minorHAnsi"/>
          <w:sz w:val="24"/>
          <w:szCs w:val="24"/>
        </w:rPr>
        <w:t xml:space="preserve"> and </w:t>
      </w:r>
      <m:oMath>
        <m:r>
          <w:rPr>
            <w:rFonts w:ascii="Cambria Math" w:eastAsiaTheme="minorEastAsia" w:hAnsi="Cambria Math" w:cstheme="minorHAnsi"/>
            <w:sz w:val="24"/>
            <w:szCs w:val="24"/>
          </w:rPr>
          <m:t>0≤</m:t>
        </m:r>
        <m:r>
          <w:rPr>
            <w:rFonts w:ascii="Cambria Math" w:hAnsi="Cambria Math" w:cstheme="minorHAnsi"/>
            <w:sz w:val="24"/>
            <w:szCs w:val="24"/>
          </w:rPr>
          <m:t>β≤</m:t>
        </m:r>
        <m:r>
          <w:rPr>
            <w:rFonts w:ascii="Cambria Math" w:eastAsiaTheme="minorEastAsia" w:hAnsi="Cambria Math" w:cstheme="minorHAnsi"/>
            <w:sz w:val="24"/>
            <w:szCs w:val="24"/>
          </w:rPr>
          <m:t>1</m:t>
        </m:r>
      </m:oMath>
      <w:r w:rsidRPr="00FB0BE9">
        <w:rPr>
          <w:rFonts w:eastAsiaTheme="minorEastAsia" w:cstheme="minorHAnsi"/>
          <w:sz w:val="24"/>
          <w:szCs w:val="24"/>
        </w:rPr>
        <w:t xml:space="preserve">; </w:t>
      </w:r>
      <m:oMath>
        <m:r>
          <w:rPr>
            <w:rFonts w:ascii="Cambria Math" w:hAnsi="Cambria Math" w:cstheme="minorHAnsi"/>
            <w:sz w:val="24"/>
            <w:szCs w:val="24"/>
          </w:rPr>
          <m:t>λ</m:t>
        </m:r>
      </m:oMath>
      <w:r w:rsidRPr="00FB0BE9">
        <w:rPr>
          <w:rFonts w:eastAsiaTheme="minorEastAsia" w:cstheme="minorHAnsi"/>
          <w:sz w:val="24"/>
          <w:szCs w:val="24"/>
        </w:rPr>
        <w:t xml:space="preserve"> is the experienced value of the outcome on a given trial; </w:t>
      </w:r>
      <m:oMath>
        <m:r>
          <m:rPr>
            <m:sty m:val="p"/>
          </m:rPr>
          <w:rPr>
            <w:rFonts w:ascii="Cambria Math" w:hAnsi="Cambria Math" w:cstheme="minorHAnsi"/>
            <w:sz w:val="24"/>
            <w:szCs w:val="24"/>
          </w:rPr>
          <m:t>ΣV</m:t>
        </m:r>
      </m:oMath>
      <w:r w:rsidRPr="00FB0BE9">
        <w:rPr>
          <w:rFonts w:eastAsiaTheme="minorEastAsia" w:cstheme="minorHAnsi"/>
          <w:sz w:val="24"/>
          <w:szCs w:val="24"/>
        </w:rPr>
        <w:t xml:space="preserve"> is the sum of the associative strength i.e. the expected value. </w:t>
      </w:r>
      <w:r w:rsidRPr="00FB0BE9">
        <w:rPr>
          <w:rFonts w:cstheme="minorHAnsi"/>
          <w:sz w:val="24"/>
          <w:szCs w:val="24"/>
        </w:rPr>
        <w:t xml:space="preserve">The constant γ represents the proportion of </w:t>
      </w:r>
      <m:oMath>
        <m:r>
          <m:rPr>
            <m:sty m:val="p"/>
          </m:rPr>
          <w:rPr>
            <w:rFonts w:ascii="Cambria Math" w:hAnsi="Cambria Math" w:cstheme="minorHAnsi"/>
            <w:sz w:val="24"/>
            <w:szCs w:val="24"/>
          </w:rPr>
          <m:t>ΣV</m:t>
        </m:r>
      </m:oMath>
      <w:r w:rsidRPr="00FB0BE9">
        <w:rPr>
          <w:rFonts w:cstheme="minorHAnsi"/>
          <w:sz w:val="24"/>
          <w:szCs w:val="24"/>
        </w:rPr>
        <w:t xml:space="preserve"> available for learning such that </w:t>
      </w:r>
      <m:oMath>
        <m:r>
          <w:rPr>
            <w:rFonts w:ascii="Cambria Math" w:eastAsiaTheme="minorEastAsia" w:hAnsi="Cambria Math" w:cstheme="minorHAnsi"/>
            <w:sz w:val="24"/>
            <w:szCs w:val="24"/>
          </w:rPr>
          <m:t>0≤</m:t>
        </m:r>
        <m:r>
          <m:rPr>
            <m:sty m:val="p"/>
          </m:rPr>
          <w:rPr>
            <w:rFonts w:ascii="Cambria Math" w:hAnsi="Cambria Math" w:cstheme="minorHAnsi"/>
            <w:sz w:val="24"/>
            <w:szCs w:val="24"/>
          </w:rPr>
          <m:t>γ</m:t>
        </m:r>
        <m:r>
          <w:rPr>
            <w:rFonts w:ascii="Cambria Math" w:hAnsi="Cambria Math" w:cstheme="minorHAnsi"/>
            <w:sz w:val="24"/>
            <w:szCs w:val="24"/>
          </w:rPr>
          <m:t>≤</m:t>
        </m:r>
        <m:r>
          <w:rPr>
            <w:rFonts w:ascii="Cambria Math" w:eastAsiaTheme="minorEastAsia" w:hAnsi="Cambria Math" w:cstheme="minorHAnsi"/>
            <w:sz w:val="24"/>
            <w:szCs w:val="24"/>
          </w:rPr>
          <m:t>1</m:t>
        </m:r>
      </m:oMath>
      <w:r w:rsidRPr="00FB0BE9">
        <w:rPr>
          <w:rFonts w:eastAsiaTheme="minorEastAsia" w:cstheme="minorHAnsi"/>
          <w:sz w:val="24"/>
          <w:szCs w:val="24"/>
        </w:rPr>
        <w:t xml:space="preserve">. </w:t>
      </w:r>
      <w:r w:rsidRPr="00FB0BE9">
        <w:rPr>
          <w:rFonts w:cstheme="minorHAnsi"/>
          <w:sz w:val="24"/>
          <w:szCs w:val="24"/>
        </w:rPr>
        <w:t xml:space="preserve">In a healthy control animal 100% (γ = 1) of the available outcome expectancy information is available to guide learning. Consequently, further </w:t>
      </w:r>
      <w:r w:rsidRPr="00FB0BE9">
        <w:rPr>
          <w:rFonts w:cstheme="minorHAnsi"/>
          <w:sz w:val="24"/>
          <w:szCs w:val="24"/>
        </w:rPr>
        <w:lastRenderedPageBreak/>
        <w:t xml:space="preserve">learning will stop once </w:t>
      </w:r>
      <m:oMath>
        <m:r>
          <w:rPr>
            <w:rFonts w:ascii="Cambria Math" w:hAnsi="Cambria Math" w:cstheme="minorHAnsi"/>
            <w:sz w:val="24"/>
            <w:szCs w:val="24"/>
          </w:rPr>
          <m:t>λ=</m:t>
        </m:r>
        <m:r>
          <m:rPr>
            <m:sty m:val="p"/>
          </m:rPr>
          <w:rPr>
            <w:rFonts w:ascii="Cambria Math" w:hAnsi="Cambria Math" w:cstheme="minorHAnsi"/>
            <w:sz w:val="24"/>
            <w:szCs w:val="24"/>
          </w:rPr>
          <m:t>ΣV</m:t>
        </m:r>
      </m:oMath>
      <w:r w:rsidRPr="00FB0BE9">
        <w:rPr>
          <w:rFonts w:eastAsiaTheme="minorEastAsia" w:cstheme="minorHAnsi"/>
          <w:sz w:val="24"/>
          <w:szCs w:val="24"/>
        </w:rPr>
        <w:t xml:space="preserve"> as the current expected value of the outcome fully accounts for the actual value of the outcome. </w:t>
      </w:r>
      <w:r w:rsidRPr="00FB0BE9">
        <w:rPr>
          <w:rFonts w:cstheme="minorHAnsi"/>
          <w:sz w:val="24"/>
          <w:szCs w:val="24"/>
        </w:rPr>
        <w:t xml:space="preserve">Following OFC lesions some of this information is lost and, for example, 80% (γ = 0.8) of the available outcome expectancy information is available to guide learning. Therefore, learning will continue beyond the point at which </w:t>
      </w:r>
      <m:oMath>
        <m:r>
          <w:rPr>
            <w:rFonts w:ascii="Cambria Math" w:hAnsi="Cambria Math" w:cstheme="minorHAnsi"/>
            <w:sz w:val="24"/>
            <w:szCs w:val="24"/>
          </w:rPr>
          <m:t>λ=</m:t>
        </m:r>
        <m:r>
          <m:rPr>
            <m:sty m:val="p"/>
          </m:rPr>
          <w:rPr>
            <w:rFonts w:ascii="Cambria Math" w:hAnsi="Cambria Math" w:cstheme="minorHAnsi"/>
            <w:sz w:val="24"/>
            <w:szCs w:val="24"/>
          </w:rPr>
          <m:t>ΣV</m:t>
        </m:r>
      </m:oMath>
      <w:r w:rsidRPr="00FB0BE9">
        <w:rPr>
          <w:rFonts w:eastAsiaTheme="minorEastAsia" w:cstheme="minorHAnsi"/>
          <w:sz w:val="24"/>
          <w:szCs w:val="24"/>
        </w:rPr>
        <w:t xml:space="preserve"> and will only stop once </w:t>
      </w:r>
      <m:oMath>
        <m:r>
          <w:rPr>
            <w:rFonts w:ascii="Cambria Math" w:hAnsi="Cambria Math" w:cstheme="minorHAnsi"/>
            <w:sz w:val="24"/>
            <w:szCs w:val="24"/>
          </w:rPr>
          <m:t>λ=</m:t>
        </m:r>
        <m:r>
          <m:rPr>
            <m:sty m:val="p"/>
          </m:rPr>
          <w:rPr>
            <w:rFonts w:ascii="Cambria Math" w:hAnsi="Cambria Math" w:cstheme="minorHAnsi"/>
            <w:sz w:val="24"/>
            <w:szCs w:val="24"/>
          </w:rPr>
          <m:t>γΣV</m:t>
        </m:r>
      </m:oMath>
      <w:r w:rsidRPr="00FB0BE9">
        <w:rPr>
          <w:rFonts w:eastAsiaTheme="minorEastAsia" w:cstheme="minorHAnsi"/>
          <w:sz w:val="24"/>
          <w:szCs w:val="24"/>
        </w:rPr>
        <w:t xml:space="preserve">. Therefore, the asymptote of conditioned behaviour (expressed as some function of </w:t>
      </w:r>
      <m:oMath>
        <m:r>
          <m:rPr>
            <m:sty m:val="p"/>
          </m:rPr>
          <w:rPr>
            <w:rFonts w:ascii="Cambria Math" w:hAnsi="Cambria Math" w:cstheme="minorHAnsi"/>
            <w:sz w:val="24"/>
            <w:szCs w:val="24"/>
          </w:rPr>
          <m:t>ΣV</m:t>
        </m:r>
      </m:oMath>
      <w:r w:rsidRPr="00FB0BE9">
        <w:rPr>
          <w:rFonts w:eastAsiaTheme="minorEastAsia" w:cstheme="minorHAnsi"/>
          <w:sz w:val="24"/>
          <w:szCs w:val="24"/>
        </w:rPr>
        <w:t xml:space="preserve">) will be determined by </w:t>
      </w:r>
      <m:oMath>
        <m:r>
          <m:rPr>
            <m:sty m:val="p"/>
          </m:rPr>
          <w:rPr>
            <w:rFonts w:ascii="Cambria Math" w:hAnsi="Cambria Math" w:cstheme="minorHAnsi"/>
            <w:sz w:val="24"/>
            <w:szCs w:val="24"/>
          </w:rPr>
          <m:t>ΣV</m:t>
        </m:r>
        <m:r>
          <w:rPr>
            <w:rFonts w:ascii="Cambria Math" w:eastAsiaTheme="minorEastAsia" w:hAnsi="Cambria Math" w:cstheme="minorHAnsi"/>
            <w:sz w:val="24"/>
            <w:szCs w:val="24"/>
          </w:rPr>
          <m:t>=</m:t>
        </m:r>
        <m:f>
          <m:fPr>
            <m:ctrlPr>
              <w:rPr>
                <w:rFonts w:ascii="Cambria Math" w:eastAsiaTheme="minorEastAsia" w:hAnsi="Cambria Math" w:cstheme="minorHAnsi"/>
                <w:i/>
                <w:sz w:val="24"/>
                <w:szCs w:val="24"/>
              </w:rPr>
            </m:ctrlPr>
          </m:fPr>
          <m:num>
            <m:r>
              <w:rPr>
                <w:rFonts w:ascii="Cambria Math" w:hAnsi="Cambria Math" w:cstheme="minorHAnsi"/>
                <w:sz w:val="24"/>
                <w:szCs w:val="24"/>
              </w:rPr>
              <m:t>λ</m:t>
            </m:r>
          </m:num>
          <m:den>
            <m:r>
              <m:rPr>
                <m:sty m:val="p"/>
              </m:rPr>
              <w:rPr>
                <w:rFonts w:ascii="Cambria Math" w:hAnsi="Cambria Math" w:cstheme="minorHAnsi"/>
                <w:sz w:val="24"/>
                <w:szCs w:val="24"/>
              </w:rPr>
              <m:t>γ</m:t>
            </m:r>
          </m:den>
        </m:f>
      </m:oMath>
      <w:r w:rsidRPr="00FB0BE9">
        <w:rPr>
          <w:rFonts w:eastAsiaTheme="minorEastAsia" w:cstheme="minorHAnsi"/>
          <w:sz w:val="24"/>
          <w:szCs w:val="24"/>
        </w:rPr>
        <w:t xml:space="preserve"> , therefore asymptotic conditioned behaviour will be higher following a lesion in this model (</w:t>
      </w:r>
      <m:oMath>
        <m:r>
          <m:rPr>
            <m:sty m:val="p"/>
          </m:rPr>
          <w:rPr>
            <w:rFonts w:ascii="Cambria Math" w:hAnsi="Cambria Math" w:cstheme="minorHAnsi"/>
            <w:sz w:val="24"/>
            <w:szCs w:val="24"/>
          </w:rPr>
          <m:t>γ&lt;1)</m:t>
        </m:r>
      </m:oMath>
      <w:r w:rsidRPr="00FB0BE9">
        <w:rPr>
          <w:rFonts w:eastAsiaTheme="minorEastAsia" w:cstheme="minorHAnsi"/>
          <w:sz w:val="24"/>
          <w:szCs w:val="24"/>
        </w:rPr>
        <w:t xml:space="preserve"> than an intact OFC (</w:t>
      </w:r>
      <m:oMath>
        <m:r>
          <m:rPr>
            <m:sty m:val="p"/>
          </m:rPr>
          <w:rPr>
            <w:rFonts w:ascii="Cambria Math" w:hAnsi="Cambria Math" w:cstheme="minorHAnsi"/>
            <w:sz w:val="24"/>
            <w:szCs w:val="24"/>
          </w:rPr>
          <m:t>γ=1)</m:t>
        </m:r>
      </m:oMath>
      <w:r w:rsidRPr="00FB0BE9">
        <w:rPr>
          <w:rFonts w:eastAsiaTheme="minorEastAsia" w:cstheme="minorHAnsi"/>
          <w:sz w:val="24"/>
          <w:szCs w:val="24"/>
        </w:rPr>
        <w:t>.</w:t>
      </w:r>
    </w:p>
    <w:p w14:paraId="4E142997" w14:textId="77777777" w:rsidR="00E75FBF" w:rsidRPr="00FB0BE9" w:rsidRDefault="00E75FBF" w:rsidP="00E75FBF">
      <w:pPr>
        <w:spacing w:after="240" w:line="480" w:lineRule="auto"/>
        <w:rPr>
          <w:rFonts w:cstheme="minorHAnsi"/>
          <w:sz w:val="24"/>
          <w:szCs w:val="24"/>
        </w:rPr>
      </w:pPr>
      <w:r w:rsidRPr="00FB0BE9">
        <w:rPr>
          <w:rFonts w:eastAsiaTheme="minorEastAsia" w:cstheme="minorHAnsi"/>
          <w:sz w:val="24"/>
          <w:szCs w:val="24"/>
        </w:rPr>
        <w:t xml:space="preserve">The following simulation of this model (with the lesion parameter set at </w:t>
      </w:r>
      <w:r w:rsidRPr="00FB0BE9">
        <w:rPr>
          <w:rFonts w:cstheme="minorHAnsi"/>
          <w:sz w:val="24"/>
          <w:szCs w:val="24"/>
        </w:rPr>
        <w:t>γ = 0.8</w:t>
      </w:r>
      <w:r w:rsidRPr="00FB0BE9">
        <w:rPr>
          <w:rFonts w:eastAsiaTheme="minorEastAsia" w:cstheme="minorHAnsi"/>
          <w:sz w:val="24"/>
          <w:szCs w:val="24"/>
        </w:rPr>
        <w:t xml:space="preserve">) reveals a pattern of acquisition that is similar at the start of acquisition but diverges considerably towards the end of acquisition. This pattern strongly resembles the findings in Figure 1A with a range of values of </w:t>
      </w:r>
      <w:r w:rsidRPr="00FB0BE9">
        <w:rPr>
          <w:rFonts w:cstheme="minorHAnsi"/>
          <w:sz w:val="24"/>
          <w:szCs w:val="24"/>
        </w:rPr>
        <w:t>γ &gt; 0.6. This provides prima facie evidence of how well the model accounts for the present data; however, the most valid test of the model would be an experimental test of a hypothesis generated from the model. This model predicts that if acquisition initially occurs with a functional LO until asymptote (</w:t>
      </w:r>
      <w:r w:rsidRPr="00FB0BE9">
        <w:rPr>
          <w:rFonts w:eastAsiaTheme="minorEastAsia" w:cstheme="minorHAnsi"/>
          <w:sz w:val="24"/>
          <w:szCs w:val="24"/>
        </w:rPr>
        <w:t xml:space="preserve">i.e. </w:t>
      </w:r>
      <m:oMath>
        <m:r>
          <m:rPr>
            <m:sty m:val="p"/>
          </m:rPr>
          <w:rPr>
            <w:rFonts w:ascii="Cambria Math" w:hAnsi="Cambria Math" w:cstheme="minorHAnsi"/>
            <w:sz w:val="24"/>
            <w:szCs w:val="24"/>
          </w:rPr>
          <m:t>ΣV=</m:t>
        </m:r>
        <m:r>
          <w:rPr>
            <w:rFonts w:ascii="Cambria Math" w:hAnsi="Cambria Math" w:cstheme="minorHAnsi"/>
            <w:sz w:val="24"/>
            <w:szCs w:val="24"/>
          </w:rPr>
          <m:t>λ</m:t>
        </m:r>
      </m:oMath>
      <w:r w:rsidRPr="00FB0BE9">
        <w:rPr>
          <w:rFonts w:eastAsiaTheme="minorEastAsia" w:cstheme="minorHAnsi"/>
          <w:sz w:val="24"/>
          <w:szCs w:val="24"/>
        </w:rPr>
        <w:t xml:space="preserve">) and no more learning is evident, inactivation of OFC should allow learning to temporarily increase above asymptote because </w:t>
      </w:r>
      <m:oMath>
        <m:r>
          <w:rPr>
            <w:rFonts w:ascii="Cambria Math" w:hAnsi="Cambria Math" w:cstheme="minorHAnsi"/>
            <w:sz w:val="24"/>
            <w:szCs w:val="24"/>
          </w:rPr>
          <m:t>λ&lt;</m:t>
        </m:r>
        <m:r>
          <m:rPr>
            <m:sty m:val="p"/>
          </m:rPr>
          <w:rPr>
            <w:rFonts w:ascii="Cambria Math" w:hAnsi="Cambria Math" w:cstheme="minorHAnsi"/>
            <w:sz w:val="24"/>
            <w:szCs w:val="24"/>
          </w:rPr>
          <m:t>γΣV</m:t>
        </m:r>
      </m:oMath>
      <w:r w:rsidRPr="00FB0BE9">
        <w:rPr>
          <w:rFonts w:eastAsiaTheme="minorEastAsia" w:cstheme="minorHAnsi"/>
          <w:sz w:val="24"/>
          <w:szCs w:val="24"/>
        </w:rPr>
        <w:t xml:space="preserve">. Informally, the inactivation of LO will cause the outcome to no longer be fully predicted by the CS because part of the expectation is now missing. Similarly, if the function of LO is returned, then any new learning will extinguish until </w:t>
      </w:r>
      <m:oMath>
        <m:r>
          <w:rPr>
            <w:rFonts w:ascii="Cambria Math" w:hAnsi="Cambria Math" w:cstheme="minorHAnsi"/>
            <w:sz w:val="24"/>
            <w:szCs w:val="24"/>
          </w:rPr>
          <m:t>λ=</m:t>
        </m:r>
        <m:r>
          <m:rPr>
            <m:sty m:val="p"/>
          </m:rPr>
          <w:rPr>
            <w:rFonts w:ascii="Cambria Math" w:hAnsi="Cambria Math" w:cstheme="minorHAnsi"/>
            <w:sz w:val="24"/>
            <w:szCs w:val="24"/>
          </w:rPr>
          <m:t>ΣV</m:t>
        </m:r>
      </m:oMath>
      <w:r w:rsidRPr="00FB0BE9">
        <w:rPr>
          <w:rFonts w:cstheme="minorHAnsi"/>
          <w:sz w:val="24"/>
          <w:szCs w:val="24"/>
        </w:rPr>
        <w:t xml:space="preserve"> again. This prediction is modelled in (</w:t>
      </w:r>
      <w:r w:rsidRPr="00FB0BE9">
        <w:rPr>
          <w:rFonts w:cstheme="minorHAnsi"/>
          <w:b/>
          <w:sz w:val="24"/>
          <w:szCs w:val="24"/>
        </w:rPr>
        <w:t>C</w:t>
      </w:r>
      <w:r w:rsidRPr="00FB0BE9">
        <w:rPr>
          <w:rFonts w:cstheme="minorHAnsi"/>
          <w:sz w:val="24"/>
          <w:szCs w:val="24"/>
        </w:rPr>
        <w:t xml:space="preserve">). It is noteworthy that modelling the effect of LO damage in this way produces identical predictions in a number of other associative learning models </w:t>
      </w:r>
      <w:r w:rsidRPr="00FB0BE9">
        <w:rPr>
          <w:rFonts w:cstheme="minorHAnsi"/>
          <w:noProof/>
          <w:sz w:val="24"/>
          <w:szCs w:val="24"/>
        </w:rPr>
        <w:t>(Esber &amp; Haselgrove, 2011; Mackintosh, 1975; Pearce &amp; Hall, 1980; Rescorla &amp; Wagner, 1972)</w:t>
      </w:r>
      <w:r w:rsidRPr="00FB0BE9">
        <w:rPr>
          <w:rFonts w:cstheme="minorHAnsi"/>
          <w:sz w:val="24"/>
          <w:szCs w:val="24"/>
        </w:rPr>
        <w:t xml:space="preserve"> and therefore may also affect other aspects of </w:t>
      </w:r>
      <w:r w:rsidRPr="00FB0BE9">
        <w:rPr>
          <w:rFonts w:cstheme="minorHAnsi"/>
          <w:sz w:val="24"/>
          <w:szCs w:val="24"/>
        </w:rPr>
        <w:lastRenderedPageBreak/>
        <w:t>learning such as attention. Furthermore, even though the hypothesis was generated using the current mathematical model, the prediction and underlying mechanism would be the same for any interpretation of the increased responding in Figure 1A as increased cue-outcome learning. If OFC damage increases learning, then transient inactivation of OFC should temporarily allow learning to increase.</w:t>
      </w:r>
    </w:p>
    <w:p w14:paraId="768C635D" w14:textId="77777777" w:rsidR="00E75FBF" w:rsidRPr="00FB0BE9" w:rsidRDefault="00E75FBF" w:rsidP="00E75FBF">
      <w:pPr>
        <w:spacing w:line="480" w:lineRule="auto"/>
        <w:rPr>
          <w:rFonts w:cstheme="minorHAnsi"/>
          <w:b/>
          <w:sz w:val="24"/>
          <w:szCs w:val="24"/>
        </w:rPr>
      </w:pPr>
      <w:r w:rsidRPr="00FB0BE9">
        <w:rPr>
          <w:rFonts w:cstheme="minorHAnsi"/>
          <w:b/>
          <w:sz w:val="24"/>
          <w:szCs w:val="24"/>
        </w:rPr>
        <w:br w:type="page"/>
      </w:r>
    </w:p>
    <w:p w14:paraId="02CCDB01" w14:textId="77777777" w:rsidR="00E75FBF" w:rsidRPr="00FB0BE9" w:rsidRDefault="00E75FBF" w:rsidP="00E75FBF">
      <w:pPr>
        <w:spacing w:line="480" w:lineRule="auto"/>
        <w:jc w:val="center"/>
        <w:rPr>
          <w:rFonts w:cstheme="minorHAnsi"/>
          <w:b/>
          <w:sz w:val="24"/>
          <w:szCs w:val="24"/>
        </w:rPr>
      </w:pPr>
      <w:r w:rsidRPr="00FB0BE9">
        <w:rPr>
          <w:rFonts w:cstheme="minorHAnsi"/>
          <w:b/>
          <w:noProof/>
          <w:sz w:val="24"/>
          <w:szCs w:val="24"/>
        </w:rPr>
        <w:lastRenderedPageBreak/>
        <w:drawing>
          <wp:inline distT="0" distB="0" distL="0" distR="0" wp14:anchorId="4FFF214C" wp14:editId="09AD33A2">
            <wp:extent cx="2812415" cy="6677025"/>
            <wp:effectExtent l="0" t="0" r="698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12415" cy="6677025"/>
                    </a:xfrm>
                    <a:prstGeom prst="rect">
                      <a:avLst/>
                    </a:prstGeom>
                    <a:noFill/>
                    <a:ln>
                      <a:noFill/>
                    </a:ln>
                  </pic:spPr>
                </pic:pic>
              </a:graphicData>
            </a:graphic>
          </wp:inline>
        </w:drawing>
      </w:r>
    </w:p>
    <w:p w14:paraId="07FA5E5A" w14:textId="77777777" w:rsidR="00E75FBF" w:rsidRPr="00FB0BE9" w:rsidRDefault="00E75FBF" w:rsidP="00E75FBF">
      <w:pPr>
        <w:spacing w:line="480" w:lineRule="auto"/>
        <w:rPr>
          <w:rFonts w:cstheme="minorHAnsi"/>
          <w:sz w:val="24"/>
          <w:szCs w:val="24"/>
        </w:rPr>
      </w:pPr>
      <w:r w:rsidRPr="00FB0BE9">
        <w:rPr>
          <w:rFonts w:cstheme="minorHAnsi"/>
          <w:b/>
          <w:sz w:val="24"/>
          <w:szCs w:val="24"/>
        </w:rPr>
        <w:t>Figure 2-figure supplement 2.</w:t>
      </w:r>
      <w:r w:rsidRPr="00FB0BE9">
        <w:rPr>
          <w:rFonts w:cstheme="minorHAnsi"/>
          <w:sz w:val="24"/>
          <w:szCs w:val="24"/>
        </w:rPr>
        <w:t xml:space="preserve"> Photomicrograph of representative OFC cannulae placement (top) in the saline (left) and muscimol (right) infusion groups. Coronal slice located approximately +4.20 mm anterior to bregma. Cannulae tip (bottom) location of all subjects in </w:t>
      </w:r>
      <w:r w:rsidRPr="00FB0BE9">
        <w:rPr>
          <w:rFonts w:cstheme="minorHAnsi"/>
          <w:sz w:val="24"/>
          <w:szCs w:val="24"/>
        </w:rPr>
        <w:lastRenderedPageBreak/>
        <w:t>the saline (empty circles) and muscimol (filled circles) groups. Coronal sections are identified in mm relative to bregma (Paxinos and Watson, 1997).</w:t>
      </w:r>
    </w:p>
    <w:p w14:paraId="2B0263E3" w14:textId="77777777" w:rsidR="00E75FBF" w:rsidRPr="00FB0BE9" w:rsidRDefault="00E75FBF" w:rsidP="00E75FBF">
      <w:pPr>
        <w:spacing w:line="480" w:lineRule="auto"/>
        <w:rPr>
          <w:rFonts w:cstheme="minorHAnsi"/>
          <w:sz w:val="24"/>
          <w:szCs w:val="24"/>
        </w:rPr>
      </w:pPr>
      <w:r w:rsidRPr="00FB0BE9">
        <w:rPr>
          <w:rFonts w:cstheme="minorHAnsi"/>
          <w:sz w:val="24"/>
          <w:szCs w:val="24"/>
        </w:rPr>
        <w:br w:type="page"/>
      </w:r>
    </w:p>
    <w:p w14:paraId="15BEC6FC" w14:textId="77777777" w:rsidR="00E75FBF" w:rsidRPr="00FB0BE9" w:rsidRDefault="00E75FBF" w:rsidP="00E75FBF">
      <w:pPr>
        <w:spacing w:line="480" w:lineRule="auto"/>
        <w:jc w:val="center"/>
        <w:rPr>
          <w:rFonts w:cstheme="minorHAnsi"/>
          <w:sz w:val="24"/>
          <w:szCs w:val="24"/>
        </w:rPr>
      </w:pPr>
      <w:r w:rsidRPr="00FB0BE9">
        <w:rPr>
          <w:rFonts w:cstheme="minorHAnsi"/>
          <w:noProof/>
          <w:sz w:val="24"/>
          <w:szCs w:val="24"/>
        </w:rPr>
        <w:lastRenderedPageBreak/>
        <w:drawing>
          <wp:inline distT="0" distB="0" distL="0" distR="0" wp14:anchorId="54A28B38" wp14:editId="7AC3B41D">
            <wp:extent cx="2812415" cy="6677025"/>
            <wp:effectExtent l="0" t="0" r="698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2415" cy="6677025"/>
                    </a:xfrm>
                    <a:prstGeom prst="rect">
                      <a:avLst/>
                    </a:prstGeom>
                    <a:noFill/>
                    <a:ln>
                      <a:noFill/>
                    </a:ln>
                  </pic:spPr>
                </pic:pic>
              </a:graphicData>
            </a:graphic>
          </wp:inline>
        </w:drawing>
      </w:r>
    </w:p>
    <w:p w14:paraId="52E47FBC" w14:textId="77777777" w:rsidR="00E75FBF" w:rsidRPr="00FB0BE9" w:rsidRDefault="00E75FBF" w:rsidP="00E75FBF">
      <w:pPr>
        <w:spacing w:line="480" w:lineRule="auto"/>
        <w:rPr>
          <w:rFonts w:cstheme="minorHAnsi"/>
          <w:sz w:val="24"/>
          <w:szCs w:val="24"/>
        </w:rPr>
      </w:pPr>
      <w:r w:rsidRPr="00FB0BE9">
        <w:rPr>
          <w:rFonts w:cstheme="minorHAnsi"/>
          <w:b/>
          <w:sz w:val="24"/>
          <w:szCs w:val="24"/>
        </w:rPr>
        <w:t>Figure 2-figure supplement 3.</w:t>
      </w:r>
      <w:r w:rsidRPr="00FB0BE9">
        <w:rPr>
          <w:rFonts w:cstheme="minorHAnsi"/>
          <w:sz w:val="24"/>
          <w:szCs w:val="24"/>
        </w:rPr>
        <w:t xml:space="preserve"> Supplementary Experiment 1: Photomicrograph of representative OFC lesion damage (top) in the sham (left) and lesion (right) groups following post-training lesions (behavioural data depicted in </w:t>
      </w:r>
      <w:r w:rsidRPr="00FB0BE9">
        <w:rPr>
          <w:rFonts w:cstheme="minorHAnsi"/>
          <w:color w:val="212121"/>
          <w:sz w:val="24"/>
          <w:szCs w:val="24"/>
          <w:u w:val="single"/>
          <w:shd w:val="clear" w:color="auto" w:fill="FFFFFF"/>
        </w:rPr>
        <w:t>Figure 2-figure supplement 4)</w:t>
      </w:r>
      <w:r w:rsidRPr="00FB0BE9">
        <w:rPr>
          <w:rFonts w:cstheme="minorHAnsi"/>
          <w:sz w:val="24"/>
          <w:szCs w:val="24"/>
        </w:rPr>
        <w:t xml:space="preserve">. Coronal slice </w:t>
      </w:r>
      <w:r w:rsidRPr="00FB0BE9">
        <w:rPr>
          <w:rFonts w:cstheme="minorHAnsi"/>
          <w:sz w:val="24"/>
          <w:szCs w:val="24"/>
        </w:rPr>
        <w:lastRenderedPageBreak/>
        <w:t>located approximately +4.20 mm anterior to bregma. Semi-transparent grey patches (bottom) represent lesion damage in each subject, and darker areas represent overlapping damage across multiple subjects. Coronal sections are identified in mm relative to bregma (Paxinos and Watson, 1997).</w:t>
      </w:r>
    </w:p>
    <w:p w14:paraId="23052AC0" w14:textId="77777777" w:rsidR="00E75FBF" w:rsidRPr="00FB0BE9" w:rsidRDefault="00E75FBF" w:rsidP="00E75FBF">
      <w:pPr>
        <w:rPr>
          <w:rFonts w:cstheme="minorHAnsi"/>
          <w:sz w:val="24"/>
          <w:szCs w:val="24"/>
        </w:rPr>
      </w:pPr>
      <w:r w:rsidRPr="00FB0BE9">
        <w:rPr>
          <w:rFonts w:cstheme="minorHAnsi"/>
          <w:sz w:val="24"/>
          <w:szCs w:val="24"/>
        </w:rPr>
        <w:br w:type="page"/>
      </w:r>
    </w:p>
    <w:p w14:paraId="1845C2A5" w14:textId="77777777" w:rsidR="00E75FBF" w:rsidRPr="00FB0BE9" w:rsidRDefault="00E75FBF" w:rsidP="00E75FBF">
      <w:pPr>
        <w:spacing w:line="480" w:lineRule="auto"/>
        <w:jc w:val="center"/>
        <w:rPr>
          <w:rFonts w:cstheme="minorHAnsi"/>
          <w:sz w:val="24"/>
          <w:szCs w:val="24"/>
        </w:rPr>
      </w:pPr>
      <w:r w:rsidRPr="00FB0BE9">
        <w:rPr>
          <w:rFonts w:cstheme="minorHAnsi"/>
          <w:noProof/>
          <w:sz w:val="24"/>
          <w:szCs w:val="24"/>
        </w:rPr>
        <w:lastRenderedPageBreak/>
        <w:drawing>
          <wp:inline distT="0" distB="0" distL="0" distR="0" wp14:anchorId="40E1B565" wp14:editId="2DF8BD15">
            <wp:extent cx="2338070" cy="2415540"/>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38070" cy="2415540"/>
                    </a:xfrm>
                    <a:prstGeom prst="rect">
                      <a:avLst/>
                    </a:prstGeom>
                    <a:noFill/>
                    <a:ln>
                      <a:noFill/>
                    </a:ln>
                  </pic:spPr>
                </pic:pic>
              </a:graphicData>
            </a:graphic>
          </wp:inline>
        </w:drawing>
      </w:r>
    </w:p>
    <w:p w14:paraId="474904F0" w14:textId="50F7F5CD" w:rsidR="00E75FBF" w:rsidRDefault="00E75FBF" w:rsidP="00E75FBF">
      <w:pPr>
        <w:spacing w:line="480" w:lineRule="auto"/>
        <w:rPr>
          <w:ins w:id="1" w:author="Marios Panayi" w:date="2021-01-09T16:44:00Z"/>
          <w:rFonts w:cstheme="minorHAnsi"/>
          <w:color w:val="212121"/>
          <w:sz w:val="24"/>
          <w:szCs w:val="24"/>
          <w:shd w:val="clear" w:color="auto" w:fill="FFFFFF"/>
        </w:rPr>
      </w:pPr>
      <w:r w:rsidRPr="00FB0BE9">
        <w:rPr>
          <w:rFonts w:cstheme="minorHAnsi"/>
          <w:b/>
          <w:sz w:val="24"/>
          <w:szCs w:val="24"/>
        </w:rPr>
        <w:t>Figure 2-figure supplement 4.</w:t>
      </w:r>
      <w:r w:rsidRPr="00FB0BE9">
        <w:rPr>
          <w:rFonts w:cstheme="minorHAnsi"/>
          <w:sz w:val="24"/>
          <w:szCs w:val="24"/>
        </w:rPr>
        <w:t xml:space="preserve">  Supplementary Experiment 1: </w:t>
      </w:r>
      <w:r w:rsidRPr="00FB0BE9">
        <w:rPr>
          <w:rFonts w:cstheme="minorHAnsi"/>
          <w:color w:val="212121"/>
          <w:sz w:val="24"/>
          <w:szCs w:val="24"/>
          <w:shd w:val="clear" w:color="auto" w:fill="FFFFFF"/>
        </w:rPr>
        <w:t xml:space="preserve">Post-training OFC lesions suppress Pavlovian acquisition behaviour. Rates of discriminative responding (CS-PreCS) during initial acquisition (Pre-Surgery, Blocks 1-3), and following OFC or sham lesions (Post-Surgery, Blocks 4-6). Data summarized in blocks of 3 days. Histological characterization of lesion extent depicted in </w:t>
      </w:r>
      <w:r w:rsidRPr="00FB0BE9">
        <w:rPr>
          <w:rFonts w:cstheme="minorHAnsi"/>
          <w:color w:val="212121"/>
          <w:sz w:val="24"/>
          <w:szCs w:val="24"/>
          <w:u w:val="single"/>
          <w:shd w:val="clear" w:color="auto" w:fill="FFFFFF"/>
        </w:rPr>
        <w:t>Figure 2-figure supplement 3</w:t>
      </w:r>
      <w:r w:rsidRPr="00FB0BE9">
        <w:rPr>
          <w:rFonts w:cstheme="minorHAnsi"/>
          <w:color w:val="212121"/>
          <w:sz w:val="24"/>
          <w:szCs w:val="24"/>
          <w:shd w:val="clear" w:color="auto" w:fill="FFFFFF"/>
        </w:rPr>
        <w:t xml:space="preserve">. Error bars depict ± SEM.  </w:t>
      </w:r>
    </w:p>
    <w:p w14:paraId="61511CE7" w14:textId="77777777" w:rsidR="005957A5" w:rsidRPr="00FB0BE9" w:rsidRDefault="005957A5" w:rsidP="005957A5">
      <w:pPr>
        <w:spacing w:line="480" w:lineRule="auto"/>
        <w:rPr>
          <w:ins w:id="2" w:author="Marios Panayi" w:date="2021-01-09T16:44:00Z"/>
          <w:rFonts w:ascii="Times New Roman" w:eastAsia="Calibri" w:hAnsi="Times New Roman" w:cs="Times New Roman"/>
          <w:b/>
          <w:color w:val="000000"/>
          <w:sz w:val="24"/>
          <w:szCs w:val="24"/>
          <w:lang w:val="en-GB"/>
        </w:rPr>
      </w:pPr>
      <w:bookmarkStart w:id="3" w:name="_Toc417305053"/>
      <w:ins w:id="4" w:author="Marios Panayi" w:date="2021-01-09T16:44:00Z">
        <w:r w:rsidRPr="00FB0BE9">
          <w:rPr>
            <w:rFonts w:ascii="Times New Roman" w:eastAsia="Calibri" w:hAnsi="Times New Roman" w:cs="Times New Roman"/>
            <w:b/>
            <w:color w:val="000000"/>
            <w:sz w:val="24"/>
            <w:szCs w:val="24"/>
            <w:lang w:val="en-GB"/>
          </w:rPr>
          <w:t>Histology and Group Allocation</w:t>
        </w:r>
        <w:bookmarkEnd w:id="3"/>
      </w:ins>
    </w:p>
    <w:p w14:paraId="7FCEB1B1" w14:textId="77777777" w:rsidR="005957A5" w:rsidRPr="00FB0BE9" w:rsidRDefault="005957A5" w:rsidP="005957A5">
      <w:pPr>
        <w:spacing w:after="240" w:line="480" w:lineRule="auto"/>
        <w:rPr>
          <w:ins w:id="5" w:author="Marios Panayi" w:date="2021-01-09T16:44:00Z"/>
          <w:rFonts w:ascii="Times New Roman" w:eastAsia="Times New Roman" w:hAnsi="Times New Roman" w:cs="Times New Roman"/>
          <w:color w:val="000000"/>
          <w:sz w:val="24"/>
          <w:szCs w:val="24"/>
          <w:lang w:val="en-GB" w:eastAsia="en-AU"/>
        </w:rPr>
      </w:pPr>
      <w:ins w:id="6" w:author="Marios Panayi" w:date="2021-01-09T16:44:00Z">
        <w:r w:rsidRPr="00FB0BE9">
          <w:rPr>
            <w:rFonts w:ascii="Times New Roman" w:eastAsia="Calibri" w:hAnsi="Times New Roman" w:cs="Times New Roman"/>
            <w:color w:val="000000"/>
            <w:sz w:val="24"/>
            <w:szCs w:val="24"/>
            <w:lang w:val="en-GB"/>
          </w:rPr>
          <w:t xml:space="preserve">Lesion damage is depicted </w:t>
        </w:r>
        <w:r w:rsidRPr="00FB0BE9">
          <w:rPr>
            <w:rFonts w:ascii="Times New Roman" w:eastAsia="Calibri" w:hAnsi="Times New Roman" w:cs="Times New Roman"/>
            <w:sz w:val="24"/>
            <w:szCs w:val="24"/>
            <w:lang w:val="en-GB"/>
          </w:rPr>
          <w:t xml:space="preserve">in </w:t>
        </w:r>
        <w:r w:rsidRPr="00FB0BE9">
          <w:rPr>
            <w:rFonts w:ascii="Times New Roman" w:eastAsia="Calibri" w:hAnsi="Times New Roman" w:cs="Times New Roman"/>
            <w:color w:val="000000"/>
            <w:sz w:val="24"/>
            <w:szCs w:val="24"/>
            <w:lang w:val="en-GB"/>
          </w:rPr>
          <w:t>Figure 2-figure supplement 3</w:t>
        </w:r>
        <w:r w:rsidRPr="00FB0BE9">
          <w:rPr>
            <w:rFonts w:ascii="Times New Roman" w:eastAsia="Calibri" w:hAnsi="Times New Roman" w:cs="Times New Roman"/>
            <w:sz w:val="24"/>
            <w:szCs w:val="24"/>
            <w:lang w:val="en-GB"/>
          </w:rPr>
          <w:t xml:space="preserve">. Lesion </w:t>
        </w:r>
        <w:r w:rsidRPr="00FB0BE9">
          <w:rPr>
            <w:rFonts w:ascii="Times New Roman" w:eastAsia="Calibri" w:hAnsi="Times New Roman" w:cs="Times New Roman"/>
            <w:color w:val="000000"/>
            <w:sz w:val="24"/>
            <w:szCs w:val="24"/>
            <w:lang w:val="en-GB"/>
          </w:rPr>
          <w:t xml:space="preserve">extent was judged by a trained observer blind to group allocation. A lesion was retained if there was evidence of significant bilateral damage constrained to LO or DLO. Animals were excluded if there was only unilateral LO/DLO damage, evidence of damage to the </w:t>
        </w:r>
        <w:r w:rsidRPr="00FB0BE9">
          <w:rPr>
            <w:rFonts w:ascii="Times New Roman" w:eastAsia="Times New Roman" w:hAnsi="Times New Roman" w:cs="Times New Roman"/>
            <w:color w:val="000000"/>
            <w:sz w:val="24"/>
            <w:szCs w:val="24"/>
            <w:lang w:val="en-GB" w:eastAsia="en-AU"/>
          </w:rPr>
          <w:t xml:space="preserve">dorsal part of the anterior olfactory nucleus ventral to LO/DLO or if there was extensive damage to the white matter of the forceps minor of the corpus callosum. Three lesion animals had only unilateral OFC damage and were excluded from analysis (final </w:t>
        </w:r>
        <w:r w:rsidRPr="00FB0BE9">
          <w:rPr>
            <w:rFonts w:ascii="Times New Roman" w:eastAsia="Times New Roman" w:hAnsi="Times New Roman" w:cs="Times New Roman"/>
            <w:i/>
            <w:color w:val="000000"/>
            <w:sz w:val="24"/>
            <w:szCs w:val="24"/>
            <w:lang w:val="en-GB" w:eastAsia="en-AU"/>
          </w:rPr>
          <w:t>N</w:t>
        </w:r>
        <w:r w:rsidRPr="00FB0BE9">
          <w:rPr>
            <w:rFonts w:ascii="Times New Roman" w:eastAsia="Times New Roman" w:hAnsi="Times New Roman" w:cs="Times New Roman"/>
            <w:color w:val="000000"/>
            <w:sz w:val="24"/>
            <w:szCs w:val="24"/>
            <w:lang w:val="en-GB" w:eastAsia="en-AU"/>
          </w:rPr>
          <w:t xml:space="preserve"> = 21; sham </w:t>
        </w:r>
        <w:r w:rsidRPr="00FB0BE9">
          <w:rPr>
            <w:rFonts w:ascii="Times New Roman" w:eastAsia="Times New Roman" w:hAnsi="Times New Roman" w:cs="Times New Roman"/>
            <w:i/>
            <w:color w:val="000000"/>
            <w:sz w:val="24"/>
            <w:szCs w:val="24"/>
            <w:lang w:val="en-GB" w:eastAsia="en-AU"/>
          </w:rPr>
          <w:t>n</w:t>
        </w:r>
        <w:r w:rsidRPr="00FB0BE9">
          <w:rPr>
            <w:rFonts w:ascii="Times New Roman" w:eastAsia="Times New Roman" w:hAnsi="Times New Roman" w:cs="Times New Roman"/>
            <w:color w:val="000000"/>
            <w:sz w:val="24"/>
            <w:szCs w:val="24"/>
            <w:lang w:val="en-GB" w:eastAsia="en-AU"/>
          </w:rPr>
          <w:t xml:space="preserve"> = 12, lesion </w:t>
        </w:r>
        <w:r w:rsidRPr="00FB0BE9">
          <w:rPr>
            <w:rFonts w:ascii="Times New Roman" w:eastAsia="Times New Roman" w:hAnsi="Times New Roman" w:cs="Times New Roman"/>
            <w:i/>
            <w:color w:val="000000"/>
            <w:sz w:val="24"/>
            <w:szCs w:val="24"/>
            <w:lang w:val="en-GB" w:eastAsia="en-AU"/>
          </w:rPr>
          <w:t>n</w:t>
        </w:r>
        <w:r w:rsidRPr="00FB0BE9">
          <w:rPr>
            <w:rFonts w:ascii="Times New Roman" w:eastAsia="Times New Roman" w:hAnsi="Times New Roman" w:cs="Times New Roman"/>
            <w:color w:val="000000"/>
            <w:sz w:val="24"/>
            <w:szCs w:val="24"/>
            <w:lang w:val="en-GB" w:eastAsia="en-AU"/>
          </w:rPr>
          <w:t xml:space="preserve"> = 9).</w:t>
        </w:r>
      </w:ins>
    </w:p>
    <w:p w14:paraId="3783C318" w14:textId="77777777" w:rsidR="005957A5" w:rsidRPr="00FB0BE9" w:rsidRDefault="005957A5" w:rsidP="005957A5">
      <w:pPr>
        <w:spacing w:line="480" w:lineRule="auto"/>
        <w:rPr>
          <w:ins w:id="7" w:author="Marios Panayi" w:date="2021-01-09T16:44:00Z"/>
          <w:rFonts w:ascii="Times New Roman" w:eastAsia="Calibri" w:hAnsi="Times New Roman" w:cs="Times New Roman"/>
          <w:b/>
          <w:color w:val="000000"/>
          <w:sz w:val="24"/>
          <w:szCs w:val="24"/>
          <w:lang w:val="en-GB"/>
        </w:rPr>
      </w:pPr>
      <w:bookmarkStart w:id="8" w:name="_Toc417305054"/>
      <w:ins w:id="9" w:author="Marios Panayi" w:date="2021-01-09T16:44:00Z">
        <w:r w:rsidRPr="00FB0BE9">
          <w:rPr>
            <w:rFonts w:ascii="Times New Roman" w:eastAsia="Calibri" w:hAnsi="Times New Roman" w:cs="Times New Roman"/>
            <w:b/>
            <w:color w:val="000000"/>
            <w:sz w:val="24"/>
            <w:szCs w:val="24"/>
            <w:lang w:val="en-GB"/>
          </w:rPr>
          <w:t>PreCS Responding</w:t>
        </w:r>
        <w:bookmarkEnd w:id="8"/>
      </w:ins>
    </w:p>
    <w:p w14:paraId="54E049DB" w14:textId="77777777" w:rsidR="005957A5" w:rsidRPr="00FB0BE9" w:rsidRDefault="005957A5" w:rsidP="005957A5">
      <w:pPr>
        <w:spacing w:after="240" w:line="480" w:lineRule="auto"/>
        <w:rPr>
          <w:ins w:id="10" w:author="Marios Panayi" w:date="2021-01-09T16:44:00Z"/>
          <w:rFonts w:ascii="Times New Roman" w:eastAsia="Calibri" w:hAnsi="Times New Roman" w:cs="Times New Roman"/>
          <w:color w:val="000000"/>
          <w:sz w:val="24"/>
          <w:szCs w:val="24"/>
          <w:lang w:val="en-GB"/>
        </w:rPr>
      </w:pPr>
      <w:ins w:id="11" w:author="Marios Panayi" w:date="2021-01-09T16:44:00Z">
        <w:r w:rsidRPr="00FB0BE9">
          <w:rPr>
            <w:rFonts w:ascii="Times New Roman" w:eastAsia="Calibri" w:hAnsi="Times New Roman" w:cs="Times New Roman"/>
            <w:color w:val="000000"/>
            <w:sz w:val="24"/>
            <w:szCs w:val="24"/>
            <w:lang w:val="en-GB"/>
          </w:rPr>
          <w:lastRenderedPageBreak/>
          <w:t xml:space="preserve">PreCS levels of responding did not differ between groups across days of training, and on the final block of 3 days (post-operative) response rates (15s) were sham </w:t>
        </w:r>
        <w:r w:rsidRPr="00FB0BE9">
          <w:rPr>
            <w:rFonts w:ascii="Times New Roman" w:eastAsia="Calibri" w:hAnsi="Times New Roman" w:cs="Times New Roman"/>
            <w:i/>
            <w:color w:val="000000"/>
            <w:sz w:val="24"/>
            <w:szCs w:val="24"/>
            <w:lang w:val="en-GB"/>
          </w:rPr>
          <w:t>M</w:t>
        </w:r>
        <w:r w:rsidRPr="00FB0BE9">
          <w:rPr>
            <w:rFonts w:ascii="Times New Roman" w:eastAsia="Calibri" w:hAnsi="Times New Roman" w:cs="Times New Roman"/>
            <w:color w:val="000000"/>
            <w:sz w:val="24"/>
            <w:szCs w:val="24"/>
            <w:lang w:val="en-GB"/>
          </w:rPr>
          <w:t xml:space="preserve"> = 2.55, </w:t>
        </w:r>
        <w:r w:rsidRPr="00FB0BE9">
          <w:rPr>
            <w:rFonts w:ascii="Times New Roman" w:eastAsia="Calibri" w:hAnsi="Times New Roman" w:cs="Times New Roman"/>
            <w:i/>
            <w:color w:val="000000"/>
            <w:sz w:val="24"/>
            <w:szCs w:val="24"/>
            <w:lang w:val="en-GB"/>
          </w:rPr>
          <w:t>SD</w:t>
        </w:r>
        <w:r w:rsidRPr="00FB0BE9">
          <w:rPr>
            <w:rFonts w:ascii="Times New Roman" w:eastAsia="Calibri" w:hAnsi="Times New Roman" w:cs="Times New Roman"/>
            <w:color w:val="000000"/>
            <w:sz w:val="24"/>
            <w:szCs w:val="24"/>
            <w:lang w:val="en-GB"/>
          </w:rPr>
          <w:t xml:space="preserve"> = 2.03, lesion </w:t>
        </w:r>
        <w:r w:rsidRPr="00FB0BE9">
          <w:rPr>
            <w:rFonts w:ascii="Times New Roman" w:eastAsia="Calibri" w:hAnsi="Times New Roman" w:cs="Times New Roman"/>
            <w:i/>
            <w:color w:val="000000"/>
            <w:sz w:val="24"/>
            <w:szCs w:val="24"/>
            <w:lang w:val="en-GB"/>
          </w:rPr>
          <w:t>M</w:t>
        </w:r>
        <w:r w:rsidRPr="00FB0BE9">
          <w:rPr>
            <w:rFonts w:ascii="Times New Roman" w:eastAsia="Calibri" w:hAnsi="Times New Roman" w:cs="Times New Roman"/>
            <w:color w:val="000000"/>
            <w:sz w:val="24"/>
            <w:szCs w:val="24"/>
            <w:lang w:val="en-GB"/>
          </w:rPr>
          <w:t xml:space="preserve"> = 2.74, </w:t>
        </w:r>
        <w:r w:rsidRPr="00FB0BE9">
          <w:rPr>
            <w:rFonts w:ascii="Times New Roman" w:eastAsia="Calibri" w:hAnsi="Times New Roman" w:cs="Times New Roman"/>
            <w:i/>
            <w:color w:val="000000"/>
            <w:sz w:val="24"/>
            <w:szCs w:val="24"/>
            <w:lang w:val="en-GB"/>
          </w:rPr>
          <w:t>SD</w:t>
        </w:r>
        <w:r w:rsidRPr="00FB0BE9">
          <w:rPr>
            <w:rFonts w:ascii="Times New Roman" w:eastAsia="Calibri" w:hAnsi="Times New Roman" w:cs="Times New Roman"/>
            <w:color w:val="000000"/>
            <w:sz w:val="24"/>
            <w:szCs w:val="24"/>
            <w:lang w:val="en-GB"/>
          </w:rPr>
          <w:t xml:space="preserve"> = 0.94. A mixed Group x DayBlock (6 blocks of 3 days) ANOVA on preCS responding supported this observation with only a significant main effect of DayBlock </w:t>
        </w:r>
        <w:r w:rsidRPr="00FB0BE9">
          <w:rPr>
            <w:rFonts w:ascii="Times New Roman" w:eastAsia="Times New Roman" w:hAnsi="Times New Roman" w:cs="Times New Roman"/>
            <w:color w:val="000000"/>
            <w:sz w:val="24"/>
            <w:szCs w:val="24"/>
            <w:lang w:val="en-GB" w:eastAsia="en-AU"/>
          </w:rPr>
          <w:t>(</w:t>
        </w:r>
        <w:r w:rsidRPr="00FB0BE9">
          <w:rPr>
            <w:rFonts w:ascii="Times New Roman" w:eastAsia="Calibri" w:hAnsi="Times New Roman" w:cs="Times New Roman"/>
            <w:i/>
            <w:iCs/>
            <w:color w:val="000000"/>
            <w:sz w:val="24"/>
            <w:szCs w:val="24"/>
            <w:lang w:val="en-GB"/>
          </w:rPr>
          <w:t>F</w:t>
        </w:r>
        <w:r w:rsidRPr="00FB0BE9">
          <w:rPr>
            <w:rFonts w:ascii="Times New Roman" w:eastAsia="Calibri" w:hAnsi="Times New Roman" w:cs="Times New Roman"/>
            <w:color w:val="000000"/>
            <w:sz w:val="24"/>
            <w:szCs w:val="24"/>
            <w:vertAlign w:val="subscript"/>
            <w:lang w:val="en-GB"/>
          </w:rPr>
          <w:t>(5, 95)</w:t>
        </w:r>
        <w:r w:rsidRPr="00FB0BE9">
          <w:rPr>
            <w:rFonts w:ascii="Times New Roman" w:eastAsia="Calibri" w:hAnsi="Times New Roman" w:cs="Times New Roman"/>
            <w:color w:val="000000"/>
            <w:sz w:val="24"/>
            <w:szCs w:val="24"/>
            <w:lang w:val="en-GB"/>
          </w:rPr>
          <w:t xml:space="preserve"> = 11.52,</w:t>
        </w:r>
        <w:r w:rsidRPr="00FB0BE9">
          <w:rPr>
            <w:rFonts w:ascii="Times New Roman" w:eastAsia="Calibri" w:hAnsi="Times New Roman" w:cs="Times New Roman"/>
            <w:i/>
            <w:iCs/>
            <w:color w:val="000000"/>
            <w:sz w:val="24"/>
            <w:szCs w:val="24"/>
            <w:lang w:val="en-GB"/>
          </w:rPr>
          <w:t xml:space="preserve"> p</w:t>
        </w:r>
        <w:r w:rsidRPr="00FB0BE9">
          <w:rPr>
            <w:rFonts w:ascii="Times New Roman" w:eastAsia="Calibri" w:hAnsi="Times New Roman" w:cs="Times New Roman"/>
            <w:color w:val="000000"/>
            <w:sz w:val="24"/>
            <w:szCs w:val="24"/>
            <w:lang w:val="en-GB"/>
          </w:rPr>
          <w:t xml:space="preserve"> &lt; .001</w:t>
        </w:r>
        <w:r w:rsidRPr="00FB0BE9">
          <w:rPr>
            <w:rFonts w:ascii="Times New Roman" w:eastAsia="Times New Roman" w:hAnsi="Times New Roman" w:cs="Times New Roman"/>
            <w:color w:val="000000"/>
            <w:sz w:val="24"/>
            <w:szCs w:val="24"/>
            <w:lang w:val="en-GB"/>
          </w:rPr>
          <w:t xml:space="preserve">, effect of Group and Group x DayBlock interaction </w:t>
        </w:r>
        <w:r w:rsidRPr="00FB0BE9">
          <w:rPr>
            <w:rFonts w:ascii="Times New Roman" w:eastAsia="Calibri" w:hAnsi="Times New Roman" w:cs="Times New Roman"/>
            <w:i/>
            <w:iCs/>
            <w:color w:val="000000"/>
            <w:sz w:val="24"/>
            <w:szCs w:val="24"/>
            <w:lang w:val="en-GB"/>
          </w:rPr>
          <w:t>F</w:t>
        </w:r>
        <w:r w:rsidRPr="00FB0BE9">
          <w:rPr>
            <w:rFonts w:ascii="Times New Roman" w:eastAsia="Calibri" w:hAnsi="Times New Roman" w:cs="Times New Roman"/>
            <w:color w:val="000000"/>
            <w:sz w:val="24"/>
            <w:szCs w:val="24"/>
            <w:lang w:val="en-GB"/>
          </w:rPr>
          <w:t xml:space="preserve"> &lt; 1.00,</w:t>
        </w:r>
        <w:r w:rsidRPr="00FB0BE9">
          <w:rPr>
            <w:rFonts w:ascii="Times New Roman" w:eastAsia="Calibri" w:hAnsi="Times New Roman" w:cs="Times New Roman"/>
            <w:i/>
            <w:iCs/>
            <w:color w:val="000000"/>
            <w:sz w:val="24"/>
            <w:szCs w:val="24"/>
            <w:lang w:val="en-GB"/>
          </w:rPr>
          <w:t xml:space="preserve"> p</w:t>
        </w:r>
        <w:r w:rsidRPr="00FB0BE9">
          <w:rPr>
            <w:rFonts w:ascii="Times New Roman" w:eastAsia="Calibri" w:hAnsi="Times New Roman" w:cs="Times New Roman"/>
            <w:color w:val="000000"/>
            <w:sz w:val="24"/>
            <w:szCs w:val="24"/>
            <w:lang w:val="en-GB"/>
          </w:rPr>
          <w:t xml:space="preserve"> &gt; .81</w:t>
        </w:r>
        <w:r w:rsidRPr="00FB0BE9">
          <w:rPr>
            <w:rFonts w:ascii="Times New Roman" w:eastAsia="Times New Roman" w:hAnsi="Times New Roman" w:cs="Times New Roman"/>
            <w:color w:val="000000"/>
            <w:sz w:val="24"/>
            <w:szCs w:val="24"/>
            <w:lang w:val="en-GB"/>
          </w:rPr>
          <w:t>)</w:t>
        </w:r>
        <w:r w:rsidRPr="00FB0BE9">
          <w:rPr>
            <w:rFonts w:ascii="Times New Roman" w:eastAsia="Calibri" w:hAnsi="Times New Roman" w:cs="Times New Roman"/>
            <w:color w:val="000000"/>
            <w:sz w:val="24"/>
            <w:szCs w:val="24"/>
            <w:lang w:val="en-GB"/>
          </w:rPr>
          <w:t xml:space="preserve">. </w:t>
        </w:r>
      </w:ins>
    </w:p>
    <w:p w14:paraId="539DA1B2" w14:textId="7C136718" w:rsidR="005957A5" w:rsidRPr="009C62E4" w:rsidRDefault="00323CDF" w:rsidP="00E75FBF">
      <w:pPr>
        <w:spacing w:line="480" w:lineRule="auto"/>
        <w:rPr>
          <w:rFonts w:cstheme="minorHAnsi"/>
          <w:b/>
          <w:bCs/>
          <w:color w:val="212121"/>
          <w:sz w:val="24"/>
          <w:szCs w:val="24"/>
          <w:shd w:val="clear" w:color="auto" w:fill="FFFFFF"/>
        </w:rPr>
      </w:pPr>
      <w:ins w:id="12" w:author="Marios Panayi" w:date="2021-01-09T16:50:00Z">
        <w:r>
          <w:rPr>
            <w:rFonts w:cstheme="minorHAnsi"/>
            <w:b/>
            <w:bCs/>
            <w:color w:val="212121"/>
            <w:sz w:val="24"/>
            <w:szCs w:val="24"/>
            <w:shd w:val="clear" w:color="auto" w:fill="FFFFFF"/>
          </w:rPr>
          <w:t>Acquisition</w:t>
        </w:r>
      </w:ins>
    </w:p>
    <w:p w14:paraId="574F5296" w14:textId="77777777" w:rsidR="00E75FBF" w:rsidRPr="00FB0BE9" w:rsidRDefault="00E75FBF" w:rsidP="00E75FBF">
      <w:pPr>
        <w:spacing w:line="480" w:lineRule="auto"/>
        <w:rPr>
          <w:rFonts w:cstheme="minorHAnsi"/>
          <w:color w:val="212121"/>
          <w:sz w:val="24"/>
          <w:szCs w:val="24"/>
          <w:shd w:val="clear" w:color="auto" w:fill="FFFFFF"/>
        </w:rPr>
      </w:pPr>
      <w:r w:rsidRPr="00FB0BE9">
        <w:rPr>
          <w:rFonts w:cstheme="minorHAnsi"/>
          <w:sz w:val="24"/>
          <w:szCs w:val="24"/>
        </w:rPr>
        <w:t xml:space="preserve">We trained a new cohort of animals on this simple Pavlovian cue-outcome task for 9 days, and then performed post-training excitotoxic or sham OFC lesions before continuing with acquisition (lesion extent depicted in Figure 2-figure supplement 3). Prior to surgery, animals acquired responding to the cue (Pre-Surgery; significant main effect of Block </w:t>
      </w:r>
      <m:oMath>
        <m:r>
          <w:rPr>
            <w:rFonts w:ascii="Cambria Math" w:hAnsi="Cambria Math" w:cstheme="minorHAnsi"/>
            <w:sz w:val="24"/>
            <w:szCs w:val="24"/>
          </w:rPr>
          <m:t>F(2,38)=61.98</m:t>
        </m:r>
      </m:oMath>
      <w:r w:rsidRPr="00FB0BE9">
        <w:rPr>
          <w:rFonts w:cstheme="minorHAnsi"/>
          <w:sz w:val="24"/>
          <w:szCs w:val="24"/>
        </w:rPr>
        <w:t xml:space="preserve">, </w:t>
      </w:r>
      <m:oMath>
        <m:r>
          <w:rPr>
            <w:rFonts w:ascii="Cambria Math" w:hAnsi="Cambria Math" w:cstheme="minorHAnsi"/>
            <w:sz w:val="24"/>
            <w:szCs w:val="24"/>
          </w:rPr>
          <m:t>p&lt;.001</m:t>
        </m:r>
      </m:oMath>
      <w:r w:rsidRPr="00FB0BE9">
        <w:rPr>
          <w:rFonts w:cstheme="minorHAnsi"/>
          <w:sz w:val="24"/>
          <w:szCs w:val="24"/>
        </w:rPr>
        <w:t xml:space="preserve">, but no main effect of Group </w:t>
      </w:r>
      <m:oMath>
        <m:r>
          <w:rPr>
            <w:rFonts w:ascii="Cambria Math" w:hAnsi="Cambria Math" w:cstheme="minorHAnsi"/>
            <w:sz w:val="24"/>
            <w:szCs w:val="24"/>
          </w:rPr>
          <m:t>F(1,19)=0.49</m:t>
        </m:r>
      </m:oMath>
      <w:r w:rsidRPr="00FB0BE9">
        <w:rPr>
          <w:rFonts w:cstheme="minorHAnsi"/>
          <w:sz w:val="24"/>
          <w:szCs w:val="24"/>
        </w:rPr>
        <w:t xml:space="preserve">, </w:t>
      </w:r>
      <m:oMath>
        <m:r>
          <w:rPr>
            <w:rFonts w:ascii="Cambria Math" w:hAnsi="Cambria Math" w:cstheme="minorHAnsi"/>
            <w:sz w:val="24"/>
            <w:szCs w:val="24"/>
          </w:rPr>
          <m:t>p=.492</m:t>
        </m:r>
      </m:oMath>
      <w:r w:rsidRPr="00FB0BE9">
        <w:rPr>
          <w:rFonts w:cstheme="minorHAnsi"/>
          <w:sz w:val="24"/>
          <w:szCs w:val="24"/>
        </w:rPr>
        <w:t xml:space="preserve">, or Group x Block interaction </w:t>
      </w:r>
      <m:oMath>
        <m:r>
          <w:rPr>
            <w:rFonts w:ascii="Cambria Math" w:hAnsi="Cambria Math" w:cstheme="minorHAnsi"/>
            <w:sz w:val="24"/>
            <w:szCs w:val="24"/>
          </w:rPr>
          <m:t>F(2,38)=0.31</m:t>
        </m:r>
      </m:oMath>
      <w:r w:rsidRPr="00FB0BE9">
        <w:rPr>
          <w:rFonts w:cstheme="minorHAnsi"/>
          <w:sz w:val="24"/>
          <w:szCs w:val="24"/>
        </w:rPr>
        <w:t xml:space="preserve">, </w:t>
      </w:r>
      <m:oMath>
        <m:r>
          <w:rPr>
            <w:rFonts w:ascii="Cambria Math" w:hAnsi="Cambria Math" w:cstheme="minorHAnsi"/>
            <w:sz w:val="24"/>
            <w:szCs w:val="24"/>
          </w:rPr>
          <m:t>p=.738</m:t>
        </m:r>
      </m:oMath>
      <w:r w:rsidRPr="00FB0BE9">
        <w:rPr>
          <w:rFonts w:cstheme="minorHAnsi"/>
          <w:sz w:val="24"/>
          <w:szCs w:val="24"/>
        </w:rPr>
        <w:t xml:space="preserve">). After surgery, the sham group continued to acquire responding, but the lesion group did not (Post-Surgery; significant Group x Block interaction </w:t>
      </w:r>
      <m:oMath>
        <m:r>
          <w:rPr>
            <w:rFonts w:ascii="Cambria Math" w:hAnsi="Cambria Math" w:cstheme="minorHAnsi"/>
            <w:sz w:val="24"/>
            <w:szCs w:val="24"/>
          </w:rPr>
          <m:t>F(2,38)=6.25</m:t>
        </m:r>
      </m:oMath>
      <w:r w:rsidRPr="00FB0BE9">
        <w:rPr>
          <w:rFonts w:cstheme="minorHAnsi"/>
          <w:sz w:val="24"/>
          <w:szCs w:val="24"/>
        </w:rPr>
        <w:t xml:space="preserve">, </w:t>
      </w:r>
      <m:oMath>
        <m:r>
          <w:rPr>
            <w:rFonts w:ascii="Cambria Math" w:hAnsi="Cambria Math" w:cstheme="minorHAnsi"/>
            <w:sz w:val="24"/>
            <w:szCs w:val="24"/>
          </w:rPr>
          <m:t>p=.005</m:t>
        </m:r>
      </m:oMath>
      <w:r w:rsidRPr="00FB0BE9">
        <w:rPr>
          <w:rFonts w:cstheme="minorHAnsi"/>
          <w:sz w:val="24"/>
          <w:szCs w:val="24"/>
        </w:rPr>
        <w:t xml:space="preserve"> , but no main effect of Group </w:t>
      </w:r>
      <m:oMath>
        <m:r>
          <w:rPr>
            <w:rFonts w:ascii="Cambria Math" w:hAnsi="Cambria Math" w:cstheme="minorHAnsi"/>
            <w:sz w:val="24"/>
            <w:szCs w:val="24"/>
          </w:rPr>
          <m:t>F(1,19)=2.21</m:t>
        </m:r>
      </m:oMath>
      <w:r w:rsidRPr="00FB0BE9">
        <w:rPr>
          <w:rFonts w:cstheme="minorHAnsi"/>
          <w:sz w:val="24"/>
          <w:szCs w:val="24"/>
        </w:rPr>
        <w:t xml:space="preserve">, </w:t>
      </w:r>
      <m:oMath>
        <m:r>
          <w:rPr>
            <w:rFonts w:ascii="Cambria Math" w:hAnsi="Cambria Math" w:cstheme="minorHAnsi"/>
            <w:sz w:val="24"/>
            <w:szCs w:val="24"/>
          </w:rPr>
          <m:t>p=.154</m:t>
        </m:r>
      </m:oMath>
      <w:r w:rsidRPr="00FB0BE9">
        <w:rPr>
          <w:rFonts w:cstheme="minorHAnsi"/>
          <w:sz w:val="24"/>
          <w:szCs w:val="24"/>
        </w:rPr>
        <w:t xml:space="preserve">, or Day </w:t>
      </w:r>
      <m:oMath>
        <m:r>
          <w:rPr>
            <w:rFonts w:ascii="Cambria Math" w:hAnsi="Cambria Math" w:cstheme="minorHAnsi"/>
            <w:sz w:val="24"/>
            <w:szCs w:val="24"/>
          </w:rPr>
          <m:t>F(2,38)=0.66</m:t>
        </m:r>
      </m:oMath>
      <w:r w:rsidRPr="00FB0BE9">
        <w:rPr>
          <w:rFonts w:cstheme="minorHAnsi"/>
          <w:sz w:val="24"/>
          <w:szCs w:val="24"/>
        </w:rPr>
        <w:t xml:space="preserve">, </w:t>
      </w:r>
      <m:oMath>
        <m:r>
          <w:rPr>
            <w:rFonts w:ascii="Cambria Math" w:hAnsi="Cambria Math" w:cstheme="minorHAnsi"/>
            <w:sz w:val="24"/>
            <w:szCs w:val="24"/>
          </w:rPr>
          <m:t>p=.525</m:t>
        </m:r>
      </m:oMath>
      <w:r w:rsidRPr="00FB0BE9">
        <w:rPr>
          <w:rFonts w:cstheme="minorHAnsi"/>
          <w:sz w:val="24"/>
          <w:szCs w:val="24"/>
        </w:rPr>
        <w:t xml:space="preserve">). Responding in the sham control group was significantly higher than the lesion group in the final block of 3 days (Block 4 </w:t>
      </w:r>
      <m:oMath>
        <m:r>
          <w:rPr>
            <w:rFonts w:ascii="Cambria Math" w:hAnsi="Cambria Math" w:cstheme="minorHAnsi"/>
            <w:sz w:val="24"/>
            <w:szCs w:val="24"/>
          </w:rPr>
          <m:t>t(19)=-0.25</m:t>
        </m:r>
      </m:oMath>
      <w:r w:rsidRPr="00FB0BE9">
        <w:rPr>
          <w:rFonts w:cstheme="minorHAnsi"/>
          <w:sz w:val="24"/>
          <w:szCs w:val="24"/>
        </w:rPr>
        <w:t xml:space="preserve">, </w:t>
      </w:r>
      <m:oMath>
        <m:r>
          <w:rPr>
            <w:rFonts w:ascii="Cambria Math" w:hAnsi="Cambria Math" w:cstheme="minorHAnsi"/>
            <w:sz w:val="24"/>
            <w:szCs w:val="24"/>
          </w:rPr>
          <m:t>p=.806</m:t>
        </m:r>
      </m:oMath>
      <w:r w:rsidRPr="00FB0BE9">
        <w:rPr>
          <w:rFonts w:cstheme="minorHAnsi"/>
          <w:sz w:val="24"/>
          <w:szCs w:val="24"/>
        </w:rPr>
        <w:t xml:space="preserve">, Block 5 </w:t>
      </w:r>
      <m:oMath>
        <m:r>
          <w:rPr>
            <w:rFonts w:ascii="Cambria Math" w:hAnsi="Cambria Math" w:cstheme="minorHAnsi"/>
            <w:sz w:val="24"/>
            <w:szCs w:val="24"/>
          </w:rPr>
          <m:t>t(19)=-0.80</m:t>
        </m:r>
      </m:oMath>
      <w:r w:rsidRPr="00FB0BE9">
        <w:rPr>
          <w:rFonts w:cstheme="minorHAnsi"/>
          <w:sz w:val="24"/>
          <w:szCs w:val="24"/>
        </w:rPr>
        <w:t xml:space="preserve">, </w:t>
      </w:r>
      <m:oMath>
        <m:r>
          <w:rPr>
            <w:rFonts w:ascii="Cambria Math" w:hAnsi="Cambria Math" w:cstheme="minorHAnsi"/>
            <w:sz w:val="24"/>
            <w:szCs w:val="24"/>
          </w:rPr>
          <m:t>p=.434</m:t>
        </m:r>
      </m:oMath>
      <w:r w:rsidRPr="00FB0BE9">
        <w:rPr>
          <w:rFonts w:cstheme="minorHAnsi"/>
          <w:sz w:val="24"/>
          <w:szCs w:val="24"/>
        </w:rPr>
        <w:t xml:space="preserve">, Block 6 </w:t>
      </w:r>
      <m:oMath>
        <m:r>
          <w:rPr>
            <w:rFonts w:ascii="Cambria Math" w:hAnsi="Cambria Math" w:cstheme="minorHAnsi"/>
            <w:sz w:val="24"/>
            <w:szCs w:val="24"/>
          </w:rPr>
          <m:t>t(19)=-2.65</m:t>
        </m:r>
      </m:oMath>
      <w:r w:rsidRPr="00FB0BE9">
        <w:rPr>
          <w:rFonts w:cstheme="minorHAnsi"/>
          <w:sz w:val="24"/>
          <w:szCs w:val="24"/>
        </w:rPr>
        <w:t xml:space="preserve">, </w:t>
      </w:r>
      <m:oMath>
        <m:r>
          <w:rPr>
            <w:rFonts w:ascii="Cambria Math" w:hAnsi="Cambria Math" w:cstheme="minorHAnsi"/>
            <w:sz w:val="24"/>
            <w:szCs w:val="24"/>
          </w:rPr>
          <m:t>p=.016</m:t>
        </m:r>
      </m:oMath>
      <w:r w:rsidRPr="00FB0BE9">
        <w:rPr>
          <w:rFonts w:cstheme="minorHAnsi"/>
          <w:sz w:val="24"/>
          <w:szCs w:val="24"/>
        </w:rPr>
        <w:t xml:space="preserve">). Furthermore, further acquisition post-surgery was completely abolished in the lesion group (Lesion: no linear trend over Blocks 4-6 </w:t>
      </w:r>
      <m:oMath>
        <m:r>
          <w:rPr>
            <w:rFonts w:ascii="Cambria Math" w:hAnsi="Cambria Math" w:cstheme="minorHAnsi"/>
            <w:sz w:val="24"/>
            <w:szCs w:val="24"/>
          </w:rPr>
          <m:t>t(19)=-1.42</m:t>
        </m:r>
      </m:oMath>
      <w:r w:rsidRPr="00FB0BE9">
        <w:rPr>
          <w:rFonts w:cstheme="minorHAnsi"/>
          <w:sz w:val="24"/>
          <w:szCs w:val="24"/>
        </w:rPr>
        <w:t xml:space="preserve">, </w:t>
      </w:r>
      <m:oMath>
        <m:r>
          <w:rPr>
            <w:rFonts w:ascii="Cambria Math" w:hAnsi="Cambria Math" w:cstheme="minorHAnsi"/>
            <w:sz w:val="24"/>
            <w:szCs w:val="24"/>
          </w:rPr>
          <m:t>p=.172</m:t>
        </m:r>
      </m:oMath>
      <w:r w:rsidRPr="00FB0BE9">
        <w:rPr>
          <w:rFonts w:cstheme="minorHAnsi"/>
          <w:sz w:val="24"/>
          <w:szCs w:val="24"/>
        </w:rPr>
        <w:t xml:space="preserve">), but continued in the sham control group (Sham: significant positive linear trend over Blocks 4-6 </w:t>
      </w:r>
      <m:oMath>
        <m:r>
          <w:rPr>
            <w:rFonts w:ascii="Cambria Math" w:hAnsi="Cambria Math" w:cstheme="minorHAnsi"/>
            <w:sz w:val="24"/>
            <w:szCs w:val="24"/>
          </w:rPr>
          <m:t>t(19)=2.93</m:t>
        </m:r>
      </m:oMath>
      <w:r w:rsidRPr="00FB0BE9">
        <w:rPr>
          <w:rFonts w:cstheme="minorHAnsi"/>
          <w:sz w:val="24"/>
          <w:szCs w:val="24"/>
        </w:rPr>
        <w:t xml:space="preserve">, </w:t>
      </w:r>
      <m:oMath>
        <m:r>
          <w:rPr>
            <w:rFonts w:ascii="Cambria Math" w:hAnsi="Cambria Math" w:cstheme="minorHAnsi"/>
            <w:sz w:val="24"/>
            <w:szCs w:val="24"/>
          </w:rPr>
          <m:t>p=.009</m:t>
        </m:r>
      </m:oMath>
      <w:r w:rsidRPr="00FB0BE9">
        <w:rPr>
          <w:rFonts w:cstheme="minorHAnsi"/>
          <w:sz w:val="24"/>
          <w:szCs w:val="24"/>
        </w:rPr>
        <w:t xml:space="preserve">. Therefore, both post-training lesions and inactivation of OFC function disrupted Pavlovian acquisition. </w:t>
      </w:r>
    </w:p>
    <w:p w14:paraId="192037CF" w14:textId="77777777" w:rsidR="00E75FBF" w:rsidRPr="00FB0BE9" w:rsidRDefault="00E75FBF" w:rsidP="00E75FBF">
      <w:pPr>
        <w:pStyle w:val="BodyText"/>
        <w:spacing w:line="480" w:lineRule="auto"/>
        <w:rPr>
          <w:rFonts w:cstheme="minorHAnsi"/>
        </w:rPr>
      </w:pPr>
      <w:r w:rsidRPr="00FB0BE9">
        <w:rPr>
          <w:rFonts w:cstheme="minorHAnsi"/>
        </w:rPr>
        <w:lastRenderedPageBreak/>
        <w:t>To facilitate comparisons between experiments, CS-PreCS response rates on Block 6 in the present experiment were Sham: M = 9.61, SD = 3.88, Lesion: M = 7.18, SD = 1.74. The terminal levels of responding in the sham group are similar to those of the saline group in Figure 2, and the sham group in Figure 1A which used identical session parameters. This suggests that the present findings are also unlikely to be due to abnormally elevated levels of responding in the control groups in any one of these experiments.</w:t>
      </w:r>
    </w:p>
    <w:p w14:paraId="0409C895" w14:textId="77777777" w:rsidR="00E75FBF" w:rsidRPr="00FB0BE9" w:rsidRDefault="00E75FBF" w:rsidP="00E75FBF">
      <w:pPr>
        <w:spacing w:line="480" w:lineRule="auto"/>
        <w:rPr>
          <w:rFonts w:cstheme="minorHAnsi"/>
          <w:sz w:val="24"/>
          <w:szCs w:val="24"/>
        </w:rPr>
      </w:pPr>
      <w:r w:rsidRPr="00FB0BE9">
        <w:rPr>
          <w:rFonts w:cstheme="minorHAnsi"/>
          <w:sz w:val="24"/>
          <w:szCs w:val="24"/>
        </w:rPr>
        <w:br w:type="page"/>
      </w:r>
    </w:p>
    <w:p w14:paraId="0660C171" w14:textId="77777777" w:rsidR="00E75FBF" w:rsidRPr="00FB0BE9" w:rsidRDefault="00E75FBF" w:rsidP="00E75FBF">
      <w:pPr>
        <w:spacing w:line="480" w:lineRule="auto"/>
        <w:rPr>
          <w:rFonts w:cstheme="minorHAnsi"/>
          <w:color w:val="212121"/>
          <w:sz w:val="24"/>
          <w:szCs w:val="24"/>
          <w:shd w:val="clear" w:color="auto" w:fill="FFFFFF"/>
        </w:rPr>
      </w:pPr>
    </w:p>
    <w:p w14:paraId="48E9C033" w14:textId="77777777" w:rsidR="00E75FBF" w:rsidRPr="00FB0BE9" w:rsidRDefault="00E75FBF" w:rsidP="00E75FBF">
      <w:pPr>
        <w:spacing w:line="480" w:lineRule="auto"/>
        <w:jc w:val="center"/>
        <w:rPr>
          <w:rFonts w:cstheme="minorHAnsi"/>
          <w:b/>
          <w:sz w:val="24"/>
          <w:szCs w:val="24"/>
        </w:rPr>
      </w:pPr>
      <w:r w:rsidRPr="00FB0BE9">
        <w:rPr>
          <w:rFonts w:cstheme="minorHAnsi"/>
          <w:b/>
          <w:noProof/>
          <w:sz w:val="24"/>
          <w:szCs w:val="24"/>
        </w:rPr>
        <w:drawing>
          <wp:inline distT="0" distB="0" distL="0" distR="0" wp14:anchorId="3A7A9CDB" wp14:editId="0CE04951">
            <wp:extent cx="3062605" cy="6677025"/>
            <wp:effectExtent l="0" t="0" r="444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62605" cy="6677025"/>
                    </a:xfrm>
                    <a:prstGeom prst="rect">
                      <a:avLst/>
                    </a:prstGeom>
                    <a:noFill/>
                    <a:ln>
                      <a:noFill/>
                    </a:ln>
                  </pic:spPr>
                </pic:pic>
              </a:graphicData>
            </a:graphic>
          </wp:inline>
        </w:drawing>
      </w:r>
    </w:p>
    <w:p w14:paraId="4A7F4E8D" w14:textId="77777777" w:rsidR="00E75FBF" w:rsidRPr="00FB0BE9" w:rsidRDefault="00E75FBF" w:rsidP="00E75FBF">
      <w:pPr>
        <w:spacing w:line="480" w:lineRule="auto"/>
        <w:rPr>
          <w:rFonts w:cstheme="minorHAnsi"/>
          <w:sz w:val="24"/>
          <w:szCs w:val="24"/>
        </w:rPr>
      </w:pPr>
      <w:r w:rsidRPr="00FB0BE9">
        <w:rPr>
          <w:rFonts w:cstheme="minorHAnsi"/>
          <w:b/>
          <w:sz w:val="24"/>
          <w:szCs w:val="24"/>
        </w:rPr>
        <w:t>Figure 3-figure supplement 1.</w:t>
      </w:r>
      <w:r w:rsidRPr="00FB0BE9">
        <w:rPr>
          <w:rFonts w:cstheme="minorHAnsi"/>
          <w:sz w:val="24"/>
          <w:szCs w:val="24"/>
        </w:rPr>
        <w:t xml:space="preserve"> </w:t>
      </w:r>
      <w:r w:rsidRPr="00FB0BE9">
        <w:rPr>
          <w:rFonts w:cstheme="minorHAnsi"/>
          <w:color w:val="212121"/>
          <w:sz w:val="24"/>
          <w:szCs w:val="24"/>
          <w:shd w:val="clear" w:color="auto" w:fill="FFFFFF"/>
        </w:rPr>
        <w:t xml:space="preserve">Supplementary Experiment 2: </w:t>
      </w:r>
      <w:r w:rsidRPr="00FB0BE9">
        <w:rPr>
          <w:rFonts w:cstheme="minorHAnsi"/>
          <w:sz w:val="24"/>
          <w:szCs w:val="24"/>
        </w:rPr>
        <w:t xml:space="preserve">Photomicrograph of representative OFC cannulae placement (top) in the saline (left) and muscimol (right) infusion </w:t>
      </w:r>
      <w:r w:rsidRPr="00FB0BE9">
        <w:rPr>
          <w:rFonts w:cstheme="minorHAnsi"/>
          <w:sz w:val="24"/>
          <w:szCs w:val="24"/>
        </w:rPr>
        <w:lastRenderedPageBreak/>
        <w:t xml:space="preserve">groups (associated behavioural data presented in </w:t>
      </w:r>
      <w:r w:rsidRPr="00FB0BE9">
        <w:rPr>
          <w:rFonts w:cstheme="minorHAnsi"/>
          <w:color w:val="212121"/>
          <w:sz w:val="24"/>
          <w:szCs w:val="24"/>
          <w:u w:val="single"/>
          <w:shd w:val="clear" w:color="auto" w:fill="FFFFFF"/>
        </w:rPr>
        <w:t>Figure 3-figure supplement 1</w:t>
      </w:r>
      <w:r w:rsidRPr="00FB0BE9">
        <w:rPr>
          <w:rFonts w:cstheme="minorHAnsi"/>
          <w:color w:val="212121"/>
          <w:sz w:val="24"/>
          <w:szCs w:val="24"/>
          <w:shd w:val="clear" w:color="auto" w:fill="FFFFFF"/>
        </w:rPr>
        <w:t>)</w:t>
      </w:r>
      <w:r w:rsidRPr="00FB0BE9">
        <w:rPr>
          <w:rFonts w:cstheme="minorHAnsi"/>
          <w:sz w:val="24"/>
          <w:szCs w:val="24"/>
        </w:rPr>
        <w:t>. Coronal slice located approximately +4.20 mm anterior to bregma. Cannulae tip (bottom) location of all subjects in the saline (empty circles) and muscimol (filled circles) groups. Coronal sections are identified in mm relative to bregma (Paxinos and Watson, 1997).</w:t>
      </w:r>
    </w:p>
    <w:p w14:paraId="10F551E4" w14:textId="77777777" w:rsidR="00E75FBF" w:rsidRPr="00FB0BE9" w:rsidRDefault="00E75FBF" w:rsidP="00E75FBF">
      <w:pPr>
        <w:spacing w:line="480" w:lineRule="auto"/>
        <w:jc w:val="center"/>
        <w:rPr>
          <w:rFonts w:cstheme="minorHAnsi"/>
          <w:sz w:val="24"/>
          <w:szCs w:val="24"/>
        </w:rPr>
      </w:pPr>
      <w:r w:rsidRPr="00FB0BE9">
        <w:rPr>
          <w:rFonts w:cstheme="minorHAnsi"/>
          <w:sz w:val="24"/>
          <w:szCs w:val="24"/>
        </w:rPr>
        <w:br w:type="page"/>
      </w:r>
      <w:r w:rsidRPr="00FB0BE9">
        <w:rPr>
          <w:rFonts w:cstheme="minorHAnsi"/>
          <w:noProof/>
          <w:sz w:val="24"/>
          <w:szCs w:val="24"/>
        </w:rPr>
        <w:lastRenderedPageBreak/>
        <w:drawing>
          <wp:inline distT="0" distB="0" distL="0" distR="0" wp14:anchorId="13694E0B" wp14:editId="49E3B684">
            <wp:extent cx="2338070" cy="2338070"/>
            <wp:effectExtent l="0" t="0" r="508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8070" cy="2338070"/>
                    </a:xfrm>
                    <a:prstGeom prst="rect">
                      <a:avLst/>
                    </a:prstGeom>
                    <a:noFill/>
                    <a:ln>
                      <a:noFill/>
                    </a:ln>
                  </pic:spPr>
                </pic:pic>
              </a:graphicData>
            </a:graphic>
          </wp:inline>
        </w:drawing>
      </w:r>
    </w:p>
    <w:p w14:paraId="2E534310" w14:textId="126AD7A0" w:rsidR="00E75FBF" w:rsidRDefault="00E75FBF" w:rsidP="00E75FBF">
      <w:pPr>
        <w:spacing w:line="480" w:lineRule="auto"/>
        <w:rPr>
          <w:ins w:id="13" w:author="Marios Panayi" w:date="2021-01-09T16:47:00Z"/>
          <w:rFonts w:cstheme="minorHAnsi"/>
          <w:color w:val="212121"/>
          <w:sz w:val="24"/>
          <w:szCs w:val="24"/>
          <w:shd w:val="clear" w:color="auto" w:fill="FFFFFF"/>
        </w:rPr>
      </w:pPr>
      <w:r w:rsidRPr="00FB0BE9">
        <w:rPr>
          <w:rFonts w:cstheme="minorHAnsi"/>
          <w:b/>
          <w:sz w:val="24"/>
          <w:szCs w:val="24"/>
        </w:rPr>
        <w:t>Figure 3-figure supplement 2.</w:t>
      </w:r>
      <w:r w:rsidRPr="00FB0BE9">
        <w:rPr>
          <w:rFonts w:cstheme="minorHAnsi"/>
          <w:color w:val="212121"/>
          <w:sz w:val="24"/>
          <w:szCs w:val="24"/>
          <w:shd w:val="clear" w:color="auto" w:fill="FFFFFF"/>
        </w:rPr>
        <w:t xml:space="preserve"> Supplementary Experiment 2: Post-training OFC inactivation early in training suppresses Pavlovian acquisition behaviour, and this suppression persists in the absence of OFC inactivation. Rates of discriminative responding (CS-PreCS) during initial acquisition (sessions 1-4), following intra-OFC infusion of muscimol or saline (sessions 5-9), and without infusion (session 10). Cannulae placements depicted in </w:t>
      </w:r>
      <w:r w:rsidRPr="00FB0BE9">
        <w:rPr>
          <w:rFonts w:cstheme="minorHAnsi"/>
          <w:color w:val="212121"/>
          <w:sz w:val="24"/>
          <w:szCs w:val="24"/>
          <w:u w:val="single"/>
          <w:shd w:val="clear" w:color="auto" w:fill="FFFFFF"/>
        </w:rPr>
        <w:t>Figure 3-figure supplement 1</w:t>
      </w:r>
      <w:r w:rsidRPr="00FB0BE9">
        <w:rPr>
          <w:rFonts w:cstheme="minorHAnsi"/>
          <w:color w:val="212121"/>
          <w:sz w:val="24"/>
          <w:szCs w:val="24"/>
          <w:shd w:val="clear" w:color="auto" w:fill="FFFFFF"/>
        </w:rPr>
        <w:t>. Note that the task presented in Figure 1 and Figure 2 employed a 15s auditory CS, whereas a 10s visual CS was used in the present figure and during the associative blocking experiment presented in Figure 3. Stimulus modality, salience, and duration differences account for the different levels of conditioned responding between these experiments. Error bars depict ± SEM.</w:t>
      </w:r>
    </w:p>
    <w:p w14:paraId="277ADC5D" w14:textId="77777777" w:rsidR="00097082" w:rsidRPr="00FB0BE9" w:rsidRDefault="00097082" w:rsidP="00097082">
      <w:pPr>
        <w:spacing w:after="240" w:line="480" w:lineRule="auto"/>
        <w:rPr>
          <w:ins w:id="14" w:author="Marios Panayi" w:date="2021-01-09T16:47:00Z"/>
          <w:rFonts w:ascii="Times New Roman" w:eastAsia="Calibri" w:hAnsi="Times New Roman" w:cs="Times New Roman"/>
          <w:b/>
          <w:color w:val="000000"/>
          <w:sz w:val="24"/>
          <w:szCs w:val="24"/>
          <w:lang w:val="en-GB"/>
        </w:rPr>
      </w:pPr>
      <w:ins w:id="15" w:author="Marios Panayi" w:date="2021-01-09T16:47:00Z">
        <w:r w:rsidRPr="00FB0BE9">
          <w:rPr>
            <w:rFonts w:ascii="Times New Roman" w:eastAsia="Calibri" w:hAnsi="Times New Roman" w:cs="Times New Roman"/>
            <w:b/>
            <w:color w:val="000000"/>
            <w:sz w:val="24"/>
            <w:szCs w:val="24"/>
            <w:lang w:val="en-GB"/>
          </w:rPr>
          <w:t>Histology and exclusions</w:t>
        </w:r>
      </w:ins>
    </w:p>
    <w:p w14:paraId="2F649841" w14:textId="77777777" w:rsidR="00097082" w:rsidRPr="00FB0BE9" w:rsidRDefault="00097082" w:rsidP="00097082">
      <w:pPr>
        <w:spacing w:line="480" w:lineRule="auto"/>
        <w:rPr>
          <w:ins w:id="16" w:author="Marios Panayi" w:date="2021-01-09T16:47:00Z"/>
          <w:rFonts w:ascii="Times New Roman" w:eastAsia="Calibri" w:hAnsi="Times New Roman" w:cs="Times New Roman"/>
          <w:sz w:val="24"/>
          <w:szCs w:val="24"/>
          <w:lang w:val="en-GB"/>
        </w:rPr>
      </w:pPr>
      <w:ins w:id="17" w:author="Marios Panayi" w:date="2021-01-09T16:47:00Z">
        <w:r w:rsidRPr="00FB0BE9">
          <w:rPr>
            <w:rFonts w:ascii="Times New Roman" w:eastAsia="Calibri" w:hAnsi="Times New Roman" w:cs="Times New Roman"/>
            <w:color w:val="000000"/>
            <w:sz w:val="24"/>
            <w:szCs w:val="24"/>
            <w:lang w:val="en-GB"/>
          </w:rPr>
          <w:t xml:space="preserve">Cannulae placements are illustrated </w:t>
        </w:r>
        <w:r w:rsidRPr="00FB0BE9">
          <w:rPr>
            <w:rFonts w:ascii="Times New Roman" w:eastAsia="Calibri" w:hAnsi="Times New Roman" w:cs="Times New Roman"/>
            <w:sz w:val="24"/>
            <w:szCs w:val="24"/>
            <w:lang w:val="en-GB"/>
          </w:rPr>
          <w:t xml:space="preserve">in </w:t>
        </w:r>
        <w:r w:rsidRPr="00FB0BE9">
          <w:rPr>
            <w:rFonts w:ascii="Times New Roman" w:eastAsia="Calibri" w:hAnsi="Times New Roman" w:cs="Times New Roman"/>
            <w:color w:val="000000"/>
            <w:sz w:val="24"/>
            <w:szCs w:val="24"/>
            <w:lang w:val="en-GB"/>
          </w:rPr>
          <w:t>Figure 3-figure supplement 1</w:t>
        </w:r>
        <w:r w:rsidRPr="00FB0BE9">
          <w:rPr>
            <w:rFonts w:ascii="Times New Roman" w:eastAsia="Calibri" w:hAnsi="Times New Roman" w:cs="Times New Roman"/>
            <w:sz w:val="24"/>
            <w:szCs w:val="24"/>
            <w:lang w:val="en-GB"/>
          </w:rPr>
          <w:t>. One rat in the Muscimol condition had a blocked guide cannulae and was excluded from experimental analysis. Final numbers N = 15 (Muscimol n = 7, Saline n = 8).</w:t>
        </w:r>
      </w:ins>
    </w:p>
    <w:p w14:paraId="4131BF7E" w14:textId="77777777" w:rsidR="00097082" w:rsidRPr="00FB0BE9" w:rsidRDefault="00097082" w:rsidP="00097082">
      <w:pPr>
        <w:spacing w:line="480" w:lineRule="auto"/>
        <w:rPr>
          <w:ins w:id="18" w:author="Marios Panayi" w:date="2021-01-09T16:47:00Z"/>
          <w:rFonts w:ascii="Times New Roman" w:eastAsia="Calibri" w:hAnsi="Times New Roman" w:cs="Times New Roman"/>
          <w:b/>
          <w:sz w:val="24"/>
          <w:szCs w:val="24"/>
          <w:lang w:val="en-GB"/>
        </w:rPr>
      </w:pPr>
      <w:ins w:id="19" w:author="Marios Panayi" w:date="2021-01-09T16:47:00Z">
        <w:r w:rsidRPr="00FB0BE9">
          <w:rPr>
            <w:rFonts w:ascii="Times New Roman" w:eastAsia="Calibri" w:hAnsi="Times New Roman" w:cs="Times New Roman"/>
            <w:b/>
            <w:sz w:val="24"/>
            <w:szCs w:val="24"/>
            <w:lang w:val="en-GB"/>
          </w:rPr>
          <w:t>PreCS Rates</w:t>
        </w:r>
      </w:ins>
    </w:p>
    <w:p w14:paraId="2C8C225C" w14:textId="77777777" w:rsidR="00097082" w:rsidRPr="00FB0BE9" w:rsidRDefault="00097082" w:rsidP="00097082">
      <w:pPr>
        <w:spacing w:line="480" w:lineRule="auto"/>
        <w:rPr>
          <w:ins w:id="20" w:author="Marios Panayi" w:date="2021-01-09T16:47:00Z"/>
          <w:rFonts w:ascii="Times New Roman" w:hAnsi="Times New Roman" w:cs="Times New Roman"/>
          <w:sz w:val="24"/>
          <w:szCs w:val="24"/>
          <w:lang w:val="en-GB"/>
        </w:rPr>
      </w:pPr>
      <w:ins w:id="21" w:author="Marios Panayi" w:date="2021-01-09T16:47:00Z">
        <w:r w:rsidRPr="00FB0BE9">
          <w:rPr>
            <w:rFonts w:ascii="Times New Roman" w:hAnsi="Times New Roman" w:cs="Times New Roman"/>
            <w:sz w:val="24"/>
            <w:szCs w:val="24"/>
            <w:lang w:val="en-GB"/>
          </w:rPr>
          <w:lastRenderedPageBreak/>
          <w:t xml:space="preserve">PreCS responding did not differ between infusion groups across the 10 days of Pavlovian conditioning (Group </w:t>
        </w:r>
        <w:r w:rsidRPr="00FB0BE9">
          <w:rPr>
            <w:rFonts w:ascii="Times New Roman" w:hAnsi="Times New Roman" w:cs="Times New Roman"/>
            <w:i/>
            <w:sz w:val="24"/>
            <w:szCs w:val="24"/>
            <w:lang w:val="en-GB"/>
          </w:rPr>
          <w:t>F</w:t>
        </w:r>
        <w:r w:rsidRPr="00FB0BE9">
          <w:rPr>
            <w:rFonts w:ascii="Times New Roman" w:hAnsi="Times New Roman" w:cs="Times New Roman"/>
            <w:sz w:val="24"/>
            <w:szCs w:val="24"/>
            <w:vertAlign w:val="subscript"/>
            <w:lang w:val="en-GB"/>
          </w:rPr>
          <w:t>1,13</w:t>
        </w:r>
        <w:r w:rsidRPr="00FB0BE9">
          <w:rPr>
            <w:rFonts w:ascii="Times New Roman" w:hAnsi="Times New Roman" w:cs="Times New Roman"/>
            <w:sz w:val="24"/>
            <w:szCs w:val="24"/>
            <w:lang w:val="en-GB"/>
          </w:rPr>
          <w:t xml:space="preserve"> = 2.72, </w:t>
        </w:r>
        <w:r w:rsidRPr="00FB0BE9">
          <w:rPr>
            <w:rFonts w:ascii="Times New Roman" w:hAnsi="Times New Roman" w:cs="Times New Roman"/>
            <w:i/>
            <w:sz w:val="24"/>
            <w:szCs w:val="24"/>
            <w:lang w:val="en-GB"/>
          </w:rPr>
          <w:t>p</w:t>
        </w:r>
        <w:r w:rsidRPr="00FB0BE9">
          <w:rPr>
            <w:rFonts w:ascii="Times New Roman" w:hAnsi="Times New Roman" w:cs="Times New Roman"/>
            <w:sz w:val="24"/>
            <w:szCs w:val="24"/>
            <w:lang w:val="en-GB"/>
          </w:rPr>
          <w:t xml:space="preserve"> = .12; Day </w:t>
        </w:r>
        <w:r w:rsidRPr="00FB0BE9">
          <w:rPr>
            <w:rFonts w:ascii="Times New Roman" w:hAnsi="Times New Roman" w:cs="Times New Roman"/>
            <w:i/>
            <w:sz w:val="24"/>
            <w:szCs w:val="24"/>
            <w:lang w:val="en-GB"/>
          </w:rPr>
          <w:t>F</w:t>
        </w:r>
        <w:r w:rsidRPr="00FB0BE9">
          <w:rPr>
            <w:rFonts w:ascii="Times New Roman" w:hAnsi="Times New Roman" w:cs="Times New Roman"/>
            <w:sz w:val="24"/>
            <w:szCs w:val="24"/>
            <w:vertAlign w:val="subscript"/>
            <w:lang w:val="en-GB"/>
          </w:rPr>
          <w:t>9,117</w:t>
        </w:r>
        <w:r w:rsidRPr="00FB0BE9">
          <w:rPr>
            <w:rFonts w:ascii="Times New Roman" w:hAnsi="Times New Roman" w:cs="Times New Roman"/>
            <w:sz w:val="24"/>
            <w:szCs w:val="24"/>
            <w:lang w:val="en-GB"/>
          </w:rPr>
          <w:t xml:space="preserve"> = 1.49, </w:t>
        </w:r>
        <w:r w:rsidRPr="00FB0BE9">
          <w:rPr>
            <w:rFonts w:ascii="Times New Roman" w:hAnsi="Times New Roman" w:cs="Times New Roman"/>
            <w:i/>
            <w:sz w:val="24"/>
            <w:szCs w:val="24"/>
            <w:lang w:val="en-GB"/>
          </w:rPr>
          <w:t>p</w:t>
        </w:r>
        <w:r w:rsidRPr="00FB0BE9">
          <w:rPr>
            <w:rFonts w:ascii="Times New Roman" w:hAnsi="Times New Roman" w:cs="Times New Roman"/>
            <w:sz w:val="24"/>
            <w:szCs w:val="24"/>
            <w:lang w:val="en-GB"/>
          </w:rPr>
          <w:t xml:space="preserve"> = .16; Group x Day </w:t>
        </w:r>
        <w:r w:rsidRPr="00FB0BE9">
          <w:rPr>
            <w:rFonts w:ascii="Times New Roman" w:hAnsi="Times New Roman" w:cs="Times New Roman"/>
            <w:i/>
            <w:sz w:val="24"/>
            <w:szCs w:val="24"/>
            <w:lang w:val="en-GB"/>
          </w:rPr>
          <w:t>F</w:t>
        </w:r>
        <w:r w:rsidRPr="00FB0BE9">
          <w:rPr>
            <w:rFonts w:ascii="Times New Roman" w:hAnsi="Times New Roman" w:cs="Times New Roman"/>
            <w:sz w:val="24"/>
            <w:szCs w:val="24"/>
            <w:vertAlign w:val="subscript"/>
            <w:lang w:val="en-GB"/>
          </w:rPr>
          <w:t>9,117</w:t>
        </w:r>
        <w:r w:rsidRPr="00FB0BE9">
          <w:rPr>
            <w:rFonts w:ascii="Times New Roman" w:hAnsi="Times New Roman" w:cs="Times New Roman"/>
            <w:sz w:val="24"/>
            <w:szCs w:val="24"/>
            <w:lang w:val="en-GB"/>
          </w:rPr>
          <w:t xml:space="preserve"> = 2.72, </w:t>
        </w:r>
        <w:r w:rsidRPr="00FB0BE9">
          <w:rPr>
            <w:rFonts w:ascii="Times New Roman" w:hAnsi="Times New Roman" w:cs="Times New Roman"/>
            <w:i/>
            <w:sz w:val="24"/>
            <w:szCs w:val="24"/>
            <w:lang w:val="en-GB"/>
          </w:rPr>
          <w:t>p</w:t>
        </w:r>
        <w:r w:rsidRPr="00FB0BE9">
          <w:rPr>
            <w:rFonts w:ascii="Times New Roman" w:hAnsi="Times New Roman" w:cs="Times New Roman"/>
            <w:sz w:val="24"/>
            <w:szCs w:val="24"/>
            <w:lang w:val="en-GB"/>
          </w:rPr>
          <w:t xml:space="preserve"> = .25).</w:t>
        </w:r>
      </w:ins>
    </w:p>
    <w:p w14:paraId="27DEC010" w14:textId="043D65E8" w:rsidR="00097082" w:rsidRPr="003C52D3" w:rsidDel="003C52D3" w:rsidRDefault="00323CDF" w:rsidP="00E75FBF">
      <w:pPr>
        <w:spacing w:line="480" w:lineRule="auto"/>
        <w:rPr>
          <w:del w:id="22" w:author="Marios Panayi" w:date="2021-01-09T16:47:00Z"/>
          <w:rFonts w:cstheme="minorHAnsi"/>
          <w:b/>
          <w:bCs/>
          <w:color w:val="212121"/>
          <w:sz w:val="24"/>
          <w:szCs w:val="24"/>
          <w:shd w:val="clear" w:color="auto" w:fill="FFFFFF"/>
          <w:rPrChange w:id="23" w:author="Marios Panayi" w:date="2021-01-09T16:47:00Z">
            <w:rPr>
              <w:del w:id="24" w:author="Marios Panayi" w:date="2021-01-09T16:47:00Z"/>
              <w:rFonts w:cstheme="minorHAnsi"/>
              <w:color w:val="212121"/>
              <w:sz w:val="24"/>
              <w:szCs w:val="24"/>
              <w:shd w:val="clear" w:color="auto" w:fill="FFFFFF"/>
            </w:rPr>
          </w:rPrChange>
        </w:rPr>
      </w:pPr>
      <w:ins w:id="25" w:author="Marios Panayi" w:date="2021-01-09T16:49:00Z">
        <w:r>
          <w:rPr>
            <w:rFonts w:cstheme="minorHAnsi"/>
            <w:b/>
            <w:bCs/>
            <w:color w:val="212121"/>
            <w:sz w:val="24"/>
            <w:szCs w:val="24"/>
            <w:shd w:val="clear" w:color="auto" w:fill="FFFFFF"/>
          </w:rPr>
          <w:t>Acquisition</w:t>
        </w:r>
      </w:ins>
    </w:p>
    <w:p w14:paraId="4DB8DC07" w14:textId="07D63FB3" w:rsidR="00613E64" w:rsidRDefault="00E75FBF" w:rsidP="00613E64">
      <w:pPr>
        <w:pStyle w:val="BodyText"/>
        <w:spacing w:line="480" w:lineRule="auto"/>
      </w:pPr>
      <w:r w:rsidRPr="00FB0BE9">
        <w:t xml:space="preserve">Prior to drug infusions, all animals acquired responding to the cue (Figure 2C, Days 1-4; Significant main effect of Day </w:t>
      </w:r>
      <m:oMath>
        <m:r>
          <w:rPr>
            <w:rFonts w:ascii="Cambria Math" w:hAnsi="Cambria Math"/>
          </w:rPr>
          <m:t>F(3,39)=9.42</m:t>
        </m:r>
      </m:oMath>
      <w:r w:rsidRPr="00FB0BE9">
        <w:t xml:space="preserve">, </w:t>
      </w:r>
      <m:oMath>
        <m:r>
          <w:rPr>
            <w:rFonts w:ascii="Cambria Math" w:hAnsi="Cambria Math"/>
          </w:rPr>
          <m:t>p&lt;.001</m:t>
        </m:r>
      </m:oMath>
      <w:r w:rsidRPr="00FB0BE9">
        <w:t xml:space="preserve">, but no main effect of Group , or Group x Day interaction </w:t>
      </w:r>
      <m:oMath>
        <m:r>
          <w:rPr>
            <w:rFonts w:ascii="Cambria Math" w:hAnsi="Cambria Math"/>
          </w:rPr>
          <m:t>F(3,39)=0.30</m:t>
        </m:r>
      </m:oMath>
      <w:r w:rsidRPr="00FB0BE9">
        <w:t xml:space="preserve">, </w:t>
      </w:r>
      <m:oMath>
        <m:r>
          <w:rPr>
            <w:rFonts w:ascii="Cambria Math" w:hAnsi="Cambria Math"/>
          </w:rPr>
          <m:t>p=.826</m:t>
        </m:r>
      </m:oMath>
      <w:r w:rsidRPr="00FB0BE9">
        <w:t xml:space="preserve">). However, OFC inactivation during the next 5 days of conditioning significantly impaired acquisition in the muscimol group (Days 5-9; Significant main effect of Group </w:t>
      </w:r>
      <m:oMath>
        <m:r>
          <w:rPr>
            <w:rFonts w:ascii="Cambria Math" w:hAnsi="Cambria Math"/>
          </w:rPr>
          <m:t>F(1,13)=12.57</m:t>
        </m:r>
      </m:oMath>
      <w:r w:rsidRPr="00FB0BE9">
        <w:t xml:space="preserve">, </w:t>
      </w:r>
      <m:oMath>
        <m:r>
          <w:rPr>
            <w:rFonts w:ascii="Cambria Math" w:hAnsi="Cambria Math"/>
          </w:rPr>
          <m:t>p=.004</m:t>
        </m:r>
      </m:oMath>
      <w:r w:rsidRPr="00FB0BE9">
        <w:t xml:space="preserve">, Day </w:t>
      </w:r>
      <m:oMath>
        <m:r>
          <w:rPr>
            <w:rFonts w:ascii="Cambria Math" w:hAnsi="Cambria Math"/>
          </w:rPr>
          <m:t>F(4,52)=7.72</m:t>
        </m:r>
      </m:oMath>
      <w:r w:rsidRPr="00FB0BE9">
        <w:t xml:space="preserve">, </w:t>
      </w:r>
      <m:oMath>
        <m:r>
          <w:rPr>
            <w:rFonts w:ascii="Cambria Math" w:hAnsi="Cambria Math"/>
          </w:rPr>
          <m:t>p&lt;.001</m:t>
        </m:r>
      </m:oMath>
      <w:r w:rsidRPr="00FB0BE9">
        <w:t xml:space="preserve">, and Group x Day interaction </w:t>
      </w:r>
      <m:oMath>
        <m:r>
          <w:rPr>
            <w:rFonts w:ascii="Cambria Math" w:hAnsi="Cambria Math"/>
          </w:rPr>
          <m:t>F(4,52)=3.05</m:t>
        </m:r>
      </m:oMath>
      <w:r w:rsidRPr="00FB0BE9">
        <w:t xml:space="preserve">, </w:t>
      </w:r>
      <m:oMath>
        <m:r>
          <w:rPr>
            <w:rFonts w:ascii="Cambria Math" w:hAnsi="Cambria Math"/>
          </w:rPr>
          <m:t>p=.025</m:t>
        </m:r>
      </m:oMath>
      <w:r w:rsidRPr="00FB0BE9">
        <w:t xml:space="preserve">). Responding in the muscimol group was significantly lower than the saline group on days 7-9 (Muscimol vs Saline: Day 5 </w:t>
      </w:r>
      <m:oMath>
        <m:r>
          <w:rPr>
            <w:rFonts w:ascii="Cambria Math" w:hAnsi="Cambria Math"/>
          </w:rPr>
          <m:t>t(13)=-1.85</m:t>
        </m:r>
      </m:oMath>
      <w:r w:rsidRPr="00FB0BE9">
        <w:t xml:space="preserve">, </w:t>
      </w:r>
      <m:oMath>
        <m:r>
          <w:rPr>
            <w:rFonts w:ascii="Cambria Math" w:hAnsi="Cambria Math"/>
          </w:rPr>
          <m:t>p=.087</m:t>
        </m:r>
      </m:oMath>
      <w:r w:rsidRPr="00FB0BE9">
        <w:t xml:space="preserve">, Day 6 </w:t>
      </w:r>
      <m:oMath>
        <m:r>
          <w:rPr>
            <w:rFonts w:ascii="Cambria Math" w:hAnsi="Cambria Math"/>
          </w:rPr>
          <m:t>t(13)=-2.10</m:t>
        </m:r>
      </m:oMath>
      <w:r w:rsidRPr="00FB0BE9">
        <w:t xml:space="preserve">, </w:t>
      </w:r>
      <m:oMath>
        <m:r>
          <w:rPr>
            <w:rFonts w:ascii="Cambria Math" w:hAnsi="Cambria Math"/>
          </w:rPr>
          <m:t>p=.056</m:t>
        </m:r>
      </m:oMath>
      <w:r w:rsidRPr="00FB0BE9">
        <w:t xml:space="preserve">, Day 7 </w:t>
      </w:r>
      <m:oMath>
        <m:r>
          <w:rPr>
            <w:rFonts w:ascii="Cambria Math" w:hAnsi="Cambria Math"/>
          </w:rPr>
          <m:t>t(13)=-3.77</m:t>
        </m:r>
      </m:oMath>
      <w:r w:rsidRPr="00FB0BE9">
        <w:t xml:space="preserve">, </w:t>
      </w:r>
      <m:oMath>
        <m:r>
          <w:rPr>
            <w:rFonts w:ascii="Cambria Math" w:hAnsi="Cambria Math"/>
          </w:rPr>
          <m:t>p=.002</m:t>
        </m:r>
      </m:oMath>
      <w:r w:rsidRPr="00FB0BE9">
        <w:t xml:space="preserve">, Day 8 </w:t>
      </w:r>
      <m:oMath>
        <m:r>
          <w:rPr>
            <w:rFonts w:ascii="Cambria Math" w:hAnsi="Cambria Math"/>
          </w:rPr>
          <m:t>t(13)=-4.17</m:t>
        </m:r>
      </m:oMath>
      <w:r w:rsidRPr="00FB0BE9">
        <w:t xml:space="preserve">, </w:t>
      </w:r>
      <m:oMath>
        <m:r>
          <w:rPr>
            <w:rFonts w:ascii="Cambria Math" w:hAnsi="Cambria Math"/>
          </w:rPr>
          <m:t>p=.001</m:t>
        </m:r>
      </m:oMath>
      <w:r w:rsidRPr="00FB0BE9">
        <w:t xml:space="preserve">, Day 9 </w:t>
      </w:r>
      <m:oMath>
        <m:r>
          <w:rPr>
            <w:rFonts w:ascii="Cambria Math" w:hAnsi="Cambria Math"/>
          </w:rPr>
          <m:t>t(13)=-3.80</m:t>
        </m:r>
      </m:oMath>
      <w:r w:rsidRPr="00FB0BE9">
        <w:t xml:space="preserve">, </w:t>
      </w:r>
      <m:oMath>
        <m:r>
          <w:rPr>
            <w:rFonts w:ascii="Cambria Math" w:hAnsi="Cambria Math"/>
          </w:rPr>
          <m:t>p=.002</m:t>
        </m:r>
      </m:oMath>
      <w:r w:rsidRPr="00FB0BE9">
        <w:t xml:space="preserve">). Again, this deficit was characterised by significant acquisition over days in the saline group that was abolished in the muscimol group (positive linear trend over days 5-9; Saline </w:t>
      </w:r>
      <m:oMath>
        <m:r>
          <w:rPr>
            <w:rFonts w:ascii="Cambria Math" w:hAnsi="Cambria Math"/>
          </w:rPr>
          <m:t>t(13)=6.59</m:t>
        </m:r>
      </m:oMath>
      <w:r w:rsidRPr="00FB0BE9">
        <w:t xml:space="preserve">, </w:t>
      </w:r>
      <m:oMath>
        <m:r>
          <w:rPr>
            <w:rFonts w:ascii="Cambria Math" w:hAnsi="Cambria Math"/>
          </w:rPr>
          <m:t>p&lt;.001</m:t>
        </m:r>
      </m:oMath>
      <w:r w:rsidRPr="00FB0BE9">
        <w:t xml:space="preserve">, Muscimol </w:t>
      </w:r>
      <m:oMath>
        <m:r>
          <w:rPr>
            <w:rFonts w:ascii="Cambria Math" w:hAnsi="Cambria Math"/>
          </w:rPr>
          <m:t>t(13)=1.45</m:t>
        </m:r>
      </m:oMath>
      <w:r w:rsidRPr="00FB0BE9">
        <w:t xml:space="preserve">, </w:t>
      </w:r>
      <m:oMath>
        <m:r>
          <w:rPr>
            <w:rFonts w:ascii="Cambria Math" w:hAnsi="Cambria Math"/>
          </w:rPr>
          <m:t>p=.171</m:t>
        </m:r>
      </m:oMath>
      <w:r w:rsidRPr="00FB0BE9">
        <w:t xml:space="preserve">). Finally, this reduction in responding persisted on day 10 when all rats were tested without infusion (Day 10; </w:t>
      </w:r>
      <m:oMath>
        <m:r>
          <w:rPr>
            <w:rFonts w:ascii="Cambria Math" w:hAnsi="Cambria Math"/>
          </w:rPr>
          <m:t>t(12.14)=3.88</m:t>
        </m:r>
      </m:oMath>
      <w:r w:rsidRPr="00FB0BE9">
        <w:t xml:space="preserve">, </w:t>
      </w:r>
      <m:oMath>
        <m:r>
          <w:rPr>
            <w:rFonts w:ascii="Cambria Math" w:hAnsi="Cambria Math"/>
          </w:rPr>
          <m:t>p=.002</m:t>
        </m:r>
      </m:oMath>
      <w:r w:rsidRPr="00FB0BE9">
        <w:t>). In contrast to OFC inactivation later in acquisition (Figure 2), disrupting OFC activity early in learning suppressed performance which persisted when the OFC was active again. These findings suggest that OFC inactivation early in training disrupted acquisition learning rather than just behavioural performance.</w:t>
      </w:r>
      <w:r w:rsidR="00613E64">
        <w:br w:type="page"/>
      </w:r>
    </w:p>
    <w:p w14:paraId="18E4F5E3" w14:textId="77777777" w:rsidR="00E75FBF" w:rsidRPr="00FB0BE9" w:rsidRDefault="00E75FBF" w:rsidP="00E75FBF">
      <w:pPr>
        <w:pStyle w:val="BodyText"/>
        <w:spacing w:line="480" w:lineRule="auto"/>
        <w:rPr>
          <w:rFonts w:cstheme="minorHAnsi"/>
          <w:color w:val="212121"/>
          <w:shd w:val="clear" w:color="auto" w:fill="FFFFFF"/>
        </w:rPr>
      </w:pPr>
    </w:p>
    <w:p w14:paraId="7D44A0C9" w14:textId="77777777" w:rsidR="00E75FBF" w:rsidRPr="00FB0BE9" w:rsidRDefault="00E75FBF" w:rsidP="00E75FBF">
      <w:pPr>
        <w:spacing w:after="240" w:line="480" w:lineRule="auto"/>
        <w:jc w:val="center"/>
        <w:rPr>
          <w:rFonts w:cstheme="minorHAnsi"/>
          <w:sz w:val="24"/>
          <w:szCs w:val="24"/>
        </w:rPr>
      </w:pPr>
      <w:r w:rsidRPr="00FB0BE9">
        <w:rPr>
          <w:rFonts w:cstheme="minorHAnsi"/>
          <w:noProof/>
          <w:sz w:val="24"/>
          <w:szCs w:val="24"/>
        </w:rPr>
        <w:drawing>
          <wp:inline distT="0" distB="0" distL="0" distR="0" wp14:anchorId="3FDDBA79" wp14:editId="3847899A">
            <wp:extent cx="3062605" cy="6677025"/>
            <wp:effectExtent l="0" t="0" r="444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62605" cy="6677025"/>
                    </a:xfrm>
                    <a:prstGeom prst="rect">
                      <a:avLst/>
                    </a:prstGeom>
                    <a:noFill/>
                    <a:ln>
                      <a:noFill/>
                    </a:ln>
                  </pic:spPr>
                </pic:pic>
              </a:graphicData>
            </a:graphic>
          </wp:inline>
        </w:drawing>
      </w:r>
    </w:p>
    <w:p w14:paraId="43C031DF" w14:textId="77777777" w:rsidR="00E75FBF" w:rsidRPr="00FB0BE9" w:rsidRDefault="00E75FBF" w:rsidP="00E75FBF">
      <w:pPr>
        <w:spacing w:line="480" w:lineRule="auto"/>
        <w:rPr>
          <w:rFonts w:cstheme="minorHAnsi"/>
          <w:sz w:val="24"/>
          <w:szCs w:val="24"/>
        </w:rPr>
      </w:pPr>
      <w:r w:rsidRPr="00FB0BE9">
        <w:rPr>
          <w:rFonts w:cstheme="minorHAnsi"/>
          <w:b/>
          <w:sz w:val="24"/>
          <w:szCs w:val="24"/>
        </w:rPr>
        <w:t>Figure 3-figure supplement 3.</w:t>
      </w:r>
      <w:r w:rsidRPr="00FB0BE9">
        <w:rPr>
          <w:rFonts w:cstheme="minorHAnsi"/>
          <w:sz w:val="24"/>
          <w:szCs w:val="24"/>
        </w:rPr>
        <w:t xml:space="preserve"> Photomicrograph of representative OFC cannulae placement (top) in the saline (left) and muscimol (right) infusion groups (associated behavioural data in </w:t>
      </w:r>
      <w:r w:rsidRPr="00FB0BE9">
        <w:rPr>
          <w:rFonts w:cstheme="minorHAnsi"/>
          <w:sz w:val="24"/>
          <w:szCs w:val="24"/>
        </w:rPr>
        <w:lastRenderedPageBreak/>
        <w:t>Figure 3). Coronal slice located approximately +4.20 mm anterior to bregma. Cannulae tip (bottom) location of all subjects in the saline (empty circles) and muscimol (filled circles) groups. Coronal sections are identified in mm relative to bregma (Paxinos and Watson, 1997).</w:t>
      </w:r>
    </w:p>
    <w:p w14:paraId="3F461F43" w14:textId="77777777" w:rsidR="00E75FBF" w:rsidRPr="00FB0BE9" w:rsidRDefault="00E75FBF" w:rsidP="00E75FBF">
      <w:pPr>
        <w:rPr>
          <w:rFonts w:cstheme="minorHAnsi"/>
          <w:sz w:val="24"/>
          <w:szCs w:val="24"/>
        </w:rPr>
      </w:pPr>
      <w:r w:rsidRPr="00FB0BE9">
        <w:rPr>
          <w:rFonts w:cstheme="minorHAnsi"/>
          <w:sz w:val="24"/>
          <w:szCs w:val="24"/>
        </w:rPr>
        <w:br w:type="page"/>
      </w:r>
    </w:p>
    <w:p w14:paraId="002A32B9" w14:textId="77777777" w:rsidR="00E75FBF" w:rsidRPr="00FB0BE9" w:rsidRDefault="00E75FBF" w:rsidP="00E75FBF">
      <w:pPr>
        <w:spacing w:line="480" w:lineRule="auto"/>
        <w:jc w:val="center"/>
        <w:rPr>
          <w:rFonts w:eastAsia="Calibri" w:cstheme="minorHAnsi"/>
          <w:b/>
          <w:color w:val="000000"/>
          <w:sz w:val="24"/>
          <w:szCs w:val="24"/>
          <w:lang w:val="en-AU"/>
        </w:rPr>
      </w:pPr>
      <w:r w:rsidRPr="00FB0BE9">
        <w:rPr>
          <w:rFonts w:eastAsia="Calibri" w:cstheme="minorHAnsi"/>
          <w:b/>
          <w:noProof/>
          <w:color w:val="000000"/>
          <w:sz w:val="24"/>
          <w:szCs w:val="24"/>
          <w:lang w:val="en-AU"/>
        </w:rPr>
        <w:lastRenderedPageBreak/>
        <w:drawing>
          <wp:inline distT="0" distB="0" distL="0" distR="0" wp14:anchorId="2B76A406" wp14:editId="017F542C">
            <wp:extent cx="2880995" cy="28809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0995" cy="2880995"/>
                    </a:xfrm>
                    <a:prstGeom prst="rect">
                      <a:avLst/>
                    </a:prstGeom>
                    <a:noFill/>
                    <a:ln>
                      <a:noFill/>
                    </a:ln>
                  </pic:spPr>
                </pic:pic>
              </a:graphicData>
            </a:graphic>
          </wp:inline>
        </w:drawing>
      </w:r>
    </w:p>
    <w:p w14:paraId="6DE88D77" w14:textId="77777777" w:rsidR="00E75FBF" w:rsidRPr="00FB0BE9" w:rsidRDefault="00E75FBF" w:rsidP="00E75FBF">
      <w:pPr>
        <w:spacing w:line="480" w:lineRule="auto"/>
      </w:pPr>
      <w:r w:rsidRPr="00FB0BE9">
        <w:rPr>
          <w:rFonts w:eastAsia="Calibri" w:cstheme="minorHAnsi"/>
          <w:b/>
          <w:color w:val="000000"/>
          <w:sz w:val="24"/>
          <w:szCs w:val="24"/>
          <w:lang w:val="en-AU"/>
        </w:rPr>
        <w:t xml:space="preserve">Figure 3-figure supplement 4. </w:t>
      </w:r>
      <w:r w:rsidRPr="00FB0BE9">
        <w:rPr>
          <w:rFonts w:eastAsia="Calibri" w:cstheme="minorHAnsi"/>
          <w:bCs/>
          <w:color w:val="000000"/>
          <w:sz w:val="24"/>
          <w:szCs w:val="24"/>
          <w:lang w:val="en-AU"/>
        </w:rPr>
        <w:t>Within-session responding on Day 12, the first session of Stage 2 blocking (session average shown in Figure 3C).</w:t>
      </w:r>
      <w:r w:rsidRPr="00FB0BE9">
        <w:rPr>
          <w:rFonts w:cstheme="minorHAnsi"/>
          <w:color w:val="212121"/>
          <w:sz w:val="24"/>
          <w:szCs w:val="24"/>
          <w:shd w:val="clear" w:color="auto" w:fill="FFFFFF"/>
        </w:rPr>
        <w:t xml:space="preserve"> Rates of discriminative responding (CS-PreCS) presented in blocks of 2 trials. </w:t>
      </w:r>
      <w:r w:rsidRPr="00FB0BE9">
        <w:rPr>
          <w:rFonts w:eastAsia="Calibri" w:cstheme="minorHAnsi"/>
          <w:bCs/>
          <w:color w:val="000000"/>
          <w:sz w:val="24"/>
          <w:szCs w:val="24"/>
          <w:lang w:val="en-AU"/>
        </w:rPr>
        <w:t xml:space="preserve">The effect of muscimol inactivation in Stage 1 is evident at the start of the session i.e. a significant reduction in responding relative to the saline group. </w:t>
      </w:r>
      <w:r w:rsidRPr="00FB0BE9">
        <w:t xml:space="preserve">First 2 trials, significant main effect of Group </w:t>
      </w:r>
      <m:oMath>
        <m:r>
          <w:rPr>
            <w:rFonts w:ascii="Cambria Math" w:hAnsi="Cambria Math"/>
          </w:rPr>
          <m:t>F(1,24)=8.67</m:t>
        </m:r>
      </m:oMath>
      <w:r w:rsidRPr="00FB0BE9">
        <w:t xml:space="preserve">, </w:t>
      </w:r>
      <m:oMath>
        <m:r>
          <w:rPr>
            <w:rFonts w:ascii="Cambria Math" w:hAnsi="Cambria Math"/>
          </w:rPr>
          <m:t>p=.007</m:t>
        </m:r>
      </m:oMath>
      <w:r w:rsidRPr="00FB0BE9">
        <w:t xml:space="preserve">, and Cue </w:t>
      </w:r>
      <m:oMath>
        <m:r>
          <w:rPr>
            <w:rFonts w:ascii="Cambria Math" w:hAnsi="Cambria Math"/>
          </w:rPr>
          <m:t>F(1,24)=7.61</m:t>
        </m:r>
      </m:oMath>
      <w:r w:rsidRPr="00FB0BE9">
        <w:t xml:space="preserve">, </w:t>
      </w:r>
      <m:oMath>
        <m:r>
          <w:rPr>
            <w:rFonts w:ascii="Cambria Math" w:hAnsi="Cambria Math"/>
          </w:rPr>
          <m:t>p=.011</m:t>
        </m:r>
      </m:oMath>
      <w:r w:rsidRPr="00FB0BE9">
        <w:t xml:space="preserve">, but no Group x Cue interaction </w:t>
      </w:r>
      <m:oMath>
        <m:r>
          <w:rPr>
            <w:rFonts w:ascii="Cambria Math" w:hAnsi="Cambria Math"/>
          </w:rPr>
          <m:t>F(1,24)=0.19</m:t>
        </m:r>
      </m:oMath>
      <w:r w:rsidRPr="00FB0BE9">
        <w:t xml:space="preserve">, </w:t>
      </w:r>
      <m:oMath>
        <m:r>
          <w:rPr>
            <w:rFonts w:ascii="Cambria Math" w:hAnsi="Cambria Math"/>
          </w:rPr>
          <m:t>p=.670</m:t>
        </m:r>
      </m:oMath>
      <w:r w:rsidRPr="00FB0BE9">
        <w:t>). Error bars depict ± SEM.</w:t>
      </w:r>
    </w:p>
    <w:p w14:paraId="0D87F928" w14:textId="77777777" w:rsidR="00E75FBF" w:rsidRPr="00FB0BE9" w:rsidRDefault="00E75FBF" w:rsidP="00E75FBF">
      <w:pPr>
        <w:spacing w:line="480" w:lineRule="auto"/>
        <w:rPr>
          <w:rFonts w:eastAsia="Calibri" w:cstheme="minorHAnsi"/>
          <w:b/>
          <w:color w:val="000000"/>
          <w:sz w:val="24"/>
          <w:szCs w:val="24"/>
          <w:lang w:val="en-AU"/>
        </w:rPr>
      </w:pPr>
    </w:p>
    <w:p w14:paraId="346E3D30" w14:textId="77777777" w:rsidR="00E75FBF" w:rsidRPr="00FB0BE9" w:rsidRDefault="00E75FBF" w:rsidP="00E75FBF">
      <w:pPr>
        <w:spacing w:line="480" w:lineRule="auto"/>
        <w:rPr>
          <w:rFonts w:eastAsia="Calibri" w:cstheme="minorHAnsi"/>
          <w:b/>
          <w:color w:val="000000"/>
          <w:sz w:val="24"/>
          <w:szCs w:val="24"/>
          <w:lang w:val="en-AU"/>
        </w:rPr>
      </w:pPr>
    </w:p>
    <w:p w14:paraId="042E231F" w14:textId="77777777" w:rsidR="00E75FBF" w:rsidRPr="00FB0BE9" w:rsidRDefault="00E75FBF" w:rsidP="00E75FBF">
      <w:pPr>
        <w:spacing w:line="480" w:lineRule="auto"/>
        <w:rPr>
          <w:rFonts w:eastAsia="Calibri" w:cstheme="minorHAnsi"/>
          <w:b/>
          <w:color w:val="000000"/>
          <w:sz w:val="24"/>
          <w:szCs w:val="24"/>
          <w:lang w:val="en-AU"/>
        </w:rPr>
      </w:pPr>
    </w:p>
    <w:p w14:paraId="79061714" w14:textId="77777777" w:rsidR="00E75FBF" w:rsidRPr="00FB0BE9" w:rsidRDefault="00E75FBF" w:rsidP="00E75FBF">
      <w:pPr>
        <w:spacing w:line="480" w:lineRule="auto"/>
        <w:rPr>
          <w:rFonts w:eastAsia="Calibri" w:cstheme="minorHAnsi"/>
          <w:b/>
          <w:color w:val="000000"/>
          <w:sz w:val="24"/>
          <w:szCs w:val="24"/>
          <w:lang w:val="en-AU"/>
        </w:rPr>
      </w:pPr>
      <w:r w:rsidRPr="00FB0BE9">
        <w:rPr>
          <w:rFonts w:eastAsia="Calibri" w:cstheme="minorHAnsi"/>
          <w:b/>
          <w:color w:val="000000"/>
          <w:sz w:val="24"/>
          <w:szCs w:val="24"/>
          <w:lang w:val="en-AU"/>
        </w:rPr>
        <w:br w:type="page"/>
      </w:r>
    </w:p>
    <w:p w14:paraId="79B04AA8" w14:textId="77777777" w:rsidR="00E75FBF" w:rsidRPr="00FB0BE9" w:rsidRDefault="00E75FBF" w:rsidP="00E75FBF">
      <w:pPr>
        <w:spacing w:line="480" w:lineRule="auto"/>
        <w:jc w:val="center"/>
        <w:rPr>
          <w:rFonts w:eastAsia="Calibri" w:cstheme="minorHAnsi"/>
          <w:b/>
          <w:color w:val="000000"/>
          <w:sz w:val="24"/>
          <w:szCs w:val="24"/>
          <w:lang w:val="en-AU"/>
        </w:rPr>
      </w:pPr>
      <w:r w:rsidRPr="00FB0BE9">
        <w:rPr>
          <w:rFonts w:eastAsia="Calibri" w:cstheme="minorHAnsi"/>
          <w:b/>
          <w:noProof/>
          <w:color w:val="000000"/>
          <w:sz w:val="24"/>
          <w:szCs w:val="24"/>
          <w:lang w:val="en-AU"/>
        </w:rPr>
        <w:lastRenderedPageBreak/>
        <w:drawing>
          <wp:inline distT="0" distB="0" distL="0" distR="0" wp14:anchorId="0CCCD53C" wp14:editId="291D0995">
            <wp:extent cx="2880995" cy="2562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0995" cy="2562225"/>
                    </a:xfrm>
                    <a:prstGeom prst="rect">
                      <a:avLst/>
                    </a:prstGeom>
                    <a:noFill/>
                    <a:ln>
                      <a:noFill/>
                    </a:ln>
                  </pic:spPr>
                </pic:pic>
              </a:graphicData>
            </a:graphic>
          </wp:inline>
        </w:drawing>
      </w:r>
    </w:p>
    <w:p w14:paraId="7B2CFA8D" w14:textId="77777777" w:rsidR="00E75FBF" w:rsidRPr="003530C1" w:rsidRDefault="00E75FBF" w:rsidP="00E75FBF">
      <w:pPr>
        <w:pStyle w:val="BodyText"/>
        <w:spacing w:line="480" w:lineRule="auto"/>
      </w:pPr>
      <w:r w:rsidRPr="00FB0BE9">
        <w:rPr>
          <w:rFonts w:eastAsia="Calibri" w:cstheme="minorHAnsi"/>
          <w:b/>
          <w:color w:val="000000"/>
          <w:lang w:val="en-AU"/>
        </w:rPr>
        <w:t xml:space="preserve">Figure 3-figure supplement 5. </w:t>
      </w:r>
      <w:r w:rsidRPr="00FB0BE9">
        <w:t xml:space="preserve">Reacquisition to cues A and B provide a test of whether the successful blocking effect observed in the saline and muscimol groups was the result of different underlying attentional strategies. Down-regulation of attention to a cue can result in retardation of subsequent acquisition </w:t>
      </w:r>
      <w:r w:rsidRPr="00FB0BE9">
        <w:fldChar w:fldCharType="begin" w:fldLock="1"/>
      </w:r>
      <w:r>
        <w:instrText>ADDIN CSL_CITATION {"citationItems":[{"id":"ITEM-1","itemData":{"ISBN":"0033-295X (Print)\r0033-295X (Linking)","PMID":"7443916","author":[{"dropping-particle":"","family":"Pearce","given":"J M","non-dropping-particle":"","parse-names":false,"suffix":""},{"dropping-particle":"","family":"Hall","given":"G","non-dropping-particle":"","parse-names":false,"suffix":""}],"container-title":"Psychol Rev","id":"ITEM-1","issue":"6","issued":{"date-parts":[["1980"]]},"page":"532-552","title":"A model for Pavlovian learning: variations in the effectiveness of conditioned but not of unconditioned stimuli","type":"article-journal","volume":"87"},"uris":["http://www.mendeley.com/documents/?uuid=630e1394-4cb5-41e3-b44d-48cd97c253e9"]},{"id":"ITEM-2","itemData":{"DOI":"10.1037/h0076778","author":[{"dropping-particle":"","family":"Mackintosh","given":"N J","non-dropping-particle":"","parse-names":false,"suffix":""}],"container-title":"Psychol Rev","id":"ITEM-2","issue":"4","issued":{"date-parts":[["1975"]]},"page":"279-298","title":"A theory of attention: Variations in the associability of stimuli with reinforcement","type":"article-journal","volume":"82"},"uris":["http://www.mendeley.com/documents/?uuid=ad2071d9-ff93-481e-8cbb-9d2eadc2806e"]},{"id":"ITEM-3","itemData":{"ISBN":"0097-7403 (Print)\r0097-7403","PMID":"8228833","abstract":"It is commonly believed that both a summation test and a retardation test should be used to determine whether a stimulus becomes inhibitory in consequence of some specified treatment, because the 2 tests together rule out alternative interpretations. Depending, however, on the choice of control treatments, a single test may provide credible evidence of inhibition or both together may not. A comprehensive review of the 2-test literature shows that suitable controls have been used only rarely and that compelling evidence of inhibition is correspondingly rare. The only such evidence now available is provided by retardation tests in experiments with some variation of A+/AB- training as the putatively inhibitory treatment.","author":[{"dropping-particle":"","family":"Papini","given":"M R","non-dropping-particle":"","parse-names":false,"suffix":""},{"dropping-particle":"","family":"Bitterman","given":"M E","non-dropping-particle":"","parse-names":false,"suffix":""}],"container-title":"J Exp Psychol Anim Behav Process","edition":"1993/10/01","id":"ITEM-3","issue":"4","issued":{"date-parts":[["1993"]]},"language":"eng","note":"Papini, M R\nBitterman, M E\nJournal Article\nResearch Support, U.S. Gov't, Non-P.H.S.\nReview\nUnited states\nJ Exp Psychol Anim Behav Process. 1993 Oct;19(4):342-52.","page":"342-352","title":"The two-test strategy in the study of inhibitory conditioning","type":"article-journal","volume":"19"},"uris":["http://www.mendeley.com/documents/?uuid=9e35d471-565d-4b1e-8888-7c039510fcce"]}],"mendeley":{"formattedCitation":"(Mackintosh, 1975; Papini &amp; Bitterman, 1993; Pearce &amp; Hall, 1980)","plainTextFormattedCitation":"(Mackintosh, 1975; Papini &amp; Bitterman, 1993; Pearce &amp; Hall, 1980)","previouslyFormattedCitation":"(Mackintosh, 1975; Papini &amp; Bitterman, 1993; Pearce &amp; Hall, 1980)"},"properties":{"noteIndex":0},"schema":"https://github.com/citation-style-language/schema/raw/master/csl-citation.json"}</w:instrText>
      </w:r>
      <w:r w:rsidRPr="00FB0BE9">
        <w:fldChar w:fldCharType="separate"/>
      </w:r>
      <w:r w:rsidRPr="00FB0BE9">
        <w:rPr>
          <w:noProof/>
        </w:rPr>
        <w:t>(Mackintosh, 1975; Papini &amp; Bitterman, 1993; Pearce &amp; Hall, 1980)</w:t>
      </w:r>
      <w:r w:rsidRPr="00FB0BE9">
        <w:fldChar w:fldCharType="end"/>
      </w:r>
      <w:r w:rsidRPr="00FB0BE9">
        <w:t>. There were no differences in the rates of learning to the blocked cue B or to the blocking cue A. (</w:t>
      </w:r>
      <w:r w:rsidRPr="00FB0BE9">
        <w:rPr>
          <w:b/>
          <w:bCs/>
        </w:rPr>
        <w:t>A</w:t>
      </w:r>
      <w:r w:rsidRPr="00FB0BE9">
        <w:t>) The rate of re-acquisition to cue B (day 17-19) and (</w:t>
      </w:r>
      <w:r w:rsidRPr="00FB0BE9">
        <w:rPr>
          <w:b/>
          <w:bCs/>
        </w:rPr>
        <w:t>B</w:t>
      </w:r>
      <w:r w:rsidRPr="00FB0BE9">
        <w:t xml:space="preserve">) cue A (day 20-21) did not differ between groups (Cue B: Significant main effect of Day </w:t>
      </w:r>
      <m:oMath>
        <m:r>
          <w:rPr>
            <w:rFonts w:ascii="Cambria Math" w:hAnsi="Cambria Math"/>
          </w:rPr>
          <m:t>F(2,44)=9.54</m:t>
        </m:r>
      </m:oMath>
      <w:r w:rsidRPr="00FB0BE9">
        <w:t xml:space="preserve">, </w:t>
      </w:r>
      <m:oMath>
        <m:r>
          <w:rPr>
            <w:rFonts w:ascii="Cambria Math" w:hAnsi="Cambria Math"/>
          </w:rPr>
          <m:t>p&lt;.001</m:t>
        </m:r>
      </m:oMath>
      <w:r w:rsidRPr="00FB0BE9">
        <w:t xml:space="preserve">, but no main effect of Group </w:t>
      </w:r>
      <m:oMath>
        <m:r>
          <w:rPr>
            <w:rFonts w:ascii="Cambria Math" w:hAnsi="Cambria Math"/>
          </w:rPr>
          <m:t>F(1,22)=0.12</m:t>
        </m:r>
      </m:oMath>
      <w:r w:rsidRPr="00FB0BE9">
        <w:t xml:space="preserve">, </w:t>
      </w:r>
      <m:oMath>
        <m:r>
          <w:rPr>
            <w:rFonts w:ascii="Cambria Math" w:hAnsi="Cambria Math"/>
          </w:rPr>
          <m:t>p=.727</m:t>
        </m:r>
      </m:oMath>
      <w:r w:rsidRPr="00FB0BE9">
        <w:t xml:space="preserve">, or Group x Day interaction </w:t>
      </w:r>
      <m:oMath>
        <m:r>
          <w:rPr>
            <w:rFonts w:ascii="Cambria Math" w:hAnsi="Cambria Math"/>
          </w:rPr>
          <m:t>F(2,44)=1.99</m:t>
        </m:r>
      </m:oMath>
      <w:r w:rsidRPr="00FB0BE9">
        <w:t xml:space="preserve">, </w:t>
      </w:r>
      <m:oMath>
        <m:r>
          <w:rPr>
            <w:rFonts w:ascii="Cambria Math" w:hAnsi="Cambria Math"/>
          </w:rPr>
          <m:t>p=.148</m:t>
        </m:r>
      </m:oMath>
      <w:r w:rsidRPr="00FB0BE9">
        <w:t xml:space="preserve">. Cue A:Significant main effect of Day </w:t>
      </w:r>
      <m:oMath>
        <m:r>
          <w:rPr>
            <w:rFonts w:ascii="Cambria Math" w:hAnsi="Cambria Math"/>
          </w:rPr>
          <m:t>F(1,22)=54.73</m:t>
        </m:r>
      </m:oMath>
      <w:r w:rsidRPr="00FB0BE9">
        <w:t xml:space="preserve">, </w:t>
      </w:r>
      <m:oMath>
        <m:r>
          <w:rPr>
            <w:rFonts w:ascii="Cambria Math" w:hAnsi="Cambria Math"/>
          </w:rPr>
          <m:t>p&lt;.001</m:t>
        </m:r>
      </m:oMath>
      <w:r w:rsidRPr="00FB0BE9">
        <w:t xml:space="preserve">, but no main effect of Group </w:t>
      </w:r>
      <m:oMath>
        <m:r>
          <w:rPr>
            <w:rFonts w:ascii="Cambria Math" w:hAnsi="Cambria Math"/>
          </w:rPr>
          <m:t>F(1,22)=0.01</m:t>
        </m:r>
      </m:oMath>
      <w:r w:rsidRPr="00FB0BE9">
        <w:t xml:space="preserve">, </w:t>
      </w:r>
      <m:oMath>
        <m:r>
          <w:rPr>
            <w:rFonts w:ascii="Cambria Math" w:hAnsi="Cambria Math"/>
          </w:rPr>
          <m:t>p=.919</m:t>
        </m:r>
      </m:oMath>
      <w:r w:rsidRPr="00FB0BE9">
        <w:t xml:space="preserve">, or Group x Day interaction </w:t>
      </w:r>
      <m:oMath>
        <m:r>
          <w:rPr>
            <w:rFonts w:ascii="Cambria Math" w:hAnsi="Cambria Math"/>
          </w:rPr>
          <m:t>F(1,22)=2.02</m:t>
        </m:r>
      </m:oMath>
      <w:r w:rsidRPr="00FB0BE9">
        <w:t xml:space="preserve">, </w:t>
      </w:r>
      <m:oMath>
        <m:r>
          <w:rPr>
            <w:rFonts w:ascii="Cambria Math" w:hAnsi="Cambria Math"/>
          </w:rPr>
          <m:t>p=.169</m:t>
        </m:r>
      </m:oMath>
      <w:r w:rsidRPr="00FB0BE9">
        <w:t>). Note: Due to experimenter error one animal in each group was tested with the wrong counterbalancing and excluded from the analysis of re-acquisition data (remaining N = 24, saline n = 12, muscimol n = 12). Error bars depict ± SEM.</w:t>
      </w:r>
    </w:p>
    <w:p w14:paraId="455DD22B" w14:textId="77777777" w:rsidR="00962FD6" w:rsidRDefault="00962FD6"/>
    <w:sectPr w:rsidR="00962F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ios Panayi">
    <w15:presenceInfo w15:providerId="Windows Live" w15:userId="27192171903cb1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FBF"/>
    <w:rsid w:val="00097082"/>
    <w:rsid w:val="001424EB"/>
    <w:rsid w:val="00323CDF"/>
    <w:rsid w:val="003C52D3"/>
    <w:rsid w:val="005957A5"/>
    <w:rsid w:val="00613E64"/>
    <w:rsid w:val="00962FD6"/>
    <w:rsid w:val="009C62E4"/>
    <w:rsid w:val="00E75F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DE6F9"/>
  <w15:chartTrackingRefBased/>
  <w15:docId w15:val="{BD709D75-ECBC-4D90-A287-B72CC85C6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5FB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nhideWhenUsed/>
    <w:qFormat/>
    <w:rsid w:val="00E75FBF"/>
    <w:pPr>
      <w:spacing w:before="180" w:after="180" w:line="240" w:lineRule="auto"/>
    </w:pPr>
    <w:rPr>
      <w:sz w:val="24"/>
      <w:szCs w:val="24"/>
    </w:rPr>
  </w:style>
  <w:style w:type="character" w:customStyle="1" w:styleId="BodyTextChar">
    <w:name w:val="Body Text Char"/>
    <w:basedOn w:val="DefaultParagraphFont"/>
    <w:link w:val="BodyText"/>
    <w:rsid w:val="00E75FBF"/>
    <w:rPr>
      <w:sz w:val="24"/>
      <w:szCs w:val="24"/>
    </w:rPr>
  </w:style>
  <w:style w:type="paragraph" w:customStyle="1" w:styleId="Figures">
    <w:name w:val="Figures"/>
    <w:basedOn w:val="Normal"/>
    <w:link w:val="FiguresChar"/>
    <w:qFormat/>
    <w:rsid w:val="00E75FBF"/>
    <w:pPr>
      <w:keepNext/>
      <w:keepLines/>
      <w:spacing w:before="240" w:after="240" w:line="360" w:lineRule="auto"/>
      <w:contextualSpacing/>
      <w:jc w:val="both"/>
      <w:outlineLvl w:val="0"/>
    </w:pPr>
    <w:rPr>
      <w:rFonts w:ascii="Times New Roman" w:eastAsiaTheme="majorEastAsia" w:hAnsi="Times New Roman" w:cstheme="majorBidi"/>
      <w:b/>
      <w:noProof/>
      <w:color w:val="000000" w:themeColor="text1"/>
      <w:sz w:val="24"/>
      <w:szCs w:val="32"/>
      <w:lang w:val="en-AU" w:eastAsia="en-AU"/>
    </w:rPr>
  </w:style>
  <w:style w:type="character" w:customStyle="1" w:styleId="FiguresChar">
    <w:name w:val="Figures Char"/>
    <w:basedOn w:val="DefaultParagraphFont"/>
    <w:link w:val="Figures"/>
    <w:rsid w:val="00E75FBF"/>
    <w:rPr>
      <w:rFonts w:ascii="Times New Roman" w:eastAsiaTheme="majorEastAsia" w:hAnsi="Times New Roman" w:cstheme="majorBidi"/>
      <w:b/>
      <w:noProof/>
      <w:color w:val="000000" w:themeColor="text1"/>
      <w:sz w:val="24"/>
      <w:szCs w:val="32"/>
      <w:lang w:val="en-AU" w:eastAsia="en-AU"/>
    </w:rPr>
  </w:style>
  <w:style w:type="paragraph" w:styleId="BalloonText">
    <w:name w:val="Balloon Text"/>
    <w:basedOn w:val="Normal"/>
    <w:link w:val="BalloonTextChar"/>
    <w:uiPriority w:val="99"/>
    <w:semiHidden/>
    <w:unhideWhenUsed/>
    <w:rsid w:val="009C62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62E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microsoft.com/office/2011/relationships/people" Target="people.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24</Pages>
  <Words>5826</Words>
  <Characters>33210</Characters>
  <Application>Microsoft Office Word</Application>
  <DocSecurity>0</DocSecurity>
  <Lines>276</Lines>
  <Paragraphs>77</Paragraphs>
  <ScaleCrop>false</ScaleCrop>
  <Company/>
  <LinksUpToDate>false</LinksUpToDate>
  <CharactersWithSpaces>38959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Marios Panayi</dc:creator>
  <cp:keywords/>
  <dc:description/>
  <cp:lastModifiedBy>Marios Panayi</cp:lastModifiedBy>
  <cp:revision>8</cp:revision>
  <dcterms:created xsi:type="dcterms:W3CDTF">2020-11-06T20:04:00Z</dcterms:created>
  <dcterms:modified xsi:type="dcterms:W3CDTF">2021-01-09T21:50:00Z</dcterms:modified>
</cp:coreProperties>
</file>